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78D92" w14:textId="5597EB30" w:rsidR="00DA5DE4" w:rsidRPr="00B2267B" w:rsidRDefault="00DA5DE4" w:rsidP="004F0B13">
      <w:pPr>
        <w:rPr>
          <w:rFonts w:ascii="Times New Roman" w:hAnsi="Times New Roman" w:cs="Times New Roman"/>
          <w:u w:val="single"/>
        </w:rPr>
      </w:pPr>
      <w:r w:rsidRPr="00B2267B">
        <w:rPr>
          <w:rFonts w:ascii="Times New Roman" w:hAnsi="Times New Roman" w:cs="Times New Roman" w:hint="eastAsia"/>
          <w:u w:val="single"/>
        </w:rPr>
        <w:t>Q</w:t>
      </w:r>
      <w:r w:rsidRPr="00B2267B">
        <w:rPr>
          <w:rFonts w:ascii="Times New Roman" w:hAnsi="Times New Roman" w:cs="Times New Roman"/>
          <w:u w:val="single"/>
        </w:rPr>
        <w:t>2(b)</w:t>
      </w:r>
      <w:ins w:id="0" w:author="JHHK" w:date="2026-05-11T22:08:00Z">
        <w:r w:rsidR="007D16A3">
          <w:rPr>
            <w:rFonts w:ascii="Times New Roman" w:hAnsi="Times New Roman" w:cs="Times New Roman"/>
            <w:u w:val="single"/>
          </w:rPr>
          <w:t xml:space="preserve"> </w:t>
        </w:r>
        <w:r w:rsidR="007D16A3" w:rsidRPr="00D973B5">
          <w:rPr>
            <w:rFonts w:ascii="Times New Roman" w:hAnsi="Times New Roman" w:cs="Times New Roman"/>
            <w:b/>
            <w:bCs/>
            <w:i/>
            <w:iCs/>
            <w:highlight w:val="yellow"/>
            <w:u w:val="single"/>
          </w:rPr>
          <w:t>[N.B. The</w:t>
        </w:r>
      </w:ins>
      <w:ins w:id="1" w:author="JHHK" w:date="2026-05-11T22:14:00Z">
        <w:r w:rsidR="006872B9">
          <w:rPr>
            <w:rFonts w:ascii="Times New Roman" w:hAnsi="Times New Roman" w:cs="Times New Roman"/>
            <w:b/>
            <w:bCs/>
            <w:i/>
            <w:iCs/>
            <w:highlight w:val="yellow"/>
            <w:u w:val="single"/>
          </w:rPr>
          <w:t xml:space="preserve"> below markup</w:t>
        </w:r>
      </w:ins>
      <w:ins w:id="2" w:author="JHHK" w:date="2026-05-11T22:19:00Z">
        <w:r w:rsidR="006872B9">
          <w:rPr>
            <w:rFonts w:ascii="Times New Roman" w:hAnsi="Times New Roman" w:cs="Times New Roman"/>
            <w:b/>
            <w:bCs/>
            <w:i/>
            <w:iCs/>
            <w:highlight w:val="yellow"/>
            <w:u w:val="single"/>
          </w:rPr>
          <w:t>s</w:t>
        </w:r>
      </w:ins>
      <w:ins w:id="3" w:author="JHHK" w:date="2026-05-11T22:09:00Z">
        <w:r w:rsidR="007D16A3" w:rsidRPr="00D973B5">
          <w:rPr>
            <w:rFonts w:ascii="Times New Roman" w:hAnsi="Times New Roman" w:cs="Times New Roman"/>
            <w:b/>
            <w:bCs/>
            <w:i/>
            <w:iCs/>
            <w:highlight w:val="yellow"/>
            <w:u w:val="single"/>
          </w:rPr>
          <w:t xml:space="preserve"> show </w:t>
        </w:r>
      </w:ins>
      <w:ins w:id="4" w:author="JHHK" w:date="2026-05-11T22:14:00Z">
        <w:r w:rsidR="006872B9">
          <w:rPr>
            <w:rFonts w:ascii="Times New Roman" w:hAnsi="Times New Roman" w:cs="Times New Roman"/>
            <w:b/>
            <w:bCs/>
            <w:i/>
            <w:iCs/>
            <w:highlight w:val="yellow"/>
            <w:u w:val="single"/>
          </w:rPr>
          <w:t>revisions</w:t>
        </w:r>
      </w:ins>
      <w:ins w:id="5" w:author="JHHK" w:date="2026-05-11T22:09:00Z">
        <w:r w:rsidR="007D16A3" w:rsidRPr="00D973B5">
          <w:rPr>
            <w:rFonts w:ascii="Times New Roman" w:hAnsi="Times New Roman" w:cs="Times New Roman"/>
            <w:b/>
            <w:bCs/>
            <w:i/>
            <w:iCs/>
            <w:highlight w:val="yellow"/>
            <w:u w:val="single"/>
          </w:rPr>
          <w:t xml:space="preserve"> </w:t>
        </w:r>
      </w:ins>
      <w:ins w:id="6" w:author="JHHK" w:date="2026-05-11T22:14:00Z">
        <w:r w:rsidR="006872B9">
          <w:rPr>
            <w:rFonts w:ascii="Times New Roman" w:hAnsi="Times New Roman" w:cs="Times New Roman"/>
            <w:b/>
            <w:bCs/>
            <w:i/>
            <w:iCs/>
            <w:highlight w:val="yellow"/>
            <w:u w:val="single"/>
          </w:rPr>
          <w:t>since</w:t>
        </w:r>
      </w:ins>
      <w:ins w:id="7" w:author="JHHK" w:date="2026-05-11T22:09:00Z">
        <w:r w:rsidR="007D16A3" w:rsidRPr="00D973B5">
          <w:rPr>
            <w:rFonts w:ascii="Times New Roman" w:hAnsi="Times New Roman" w:cs="Times New Roman"/>
            <w:b/>
            <w:bCs/>
            <w:i/>
            <w:iCs/>
            <w:highlight w:val="yellow"/>
            <w:u w:val="single"/>
          </w:rPr>
          <w:t xml:space="preserve"> last submission</w:t>
        </w:r>
      </w:ins>
      <w:ins w:id="8" w:author="JHHK" w:date="2026-05-11T22:08:00Z">
        <w:r w:rsidR="007D16A3" w:rsidRPr="00D973B5">
          <w:rPr>
            <w:rFonts w:ascii="Times New Roman" w:hAnsi="Times New Roman" w:cs="Times New Roman"/>
            <w:b/>
            <w:bCs/>
            <w:i/>
            <w:iCs/>
            <w:highlight w:val="yellow"/>
            <w:u w:val="single"/>
          </w:rPr>
          <w:t>]</w:t>
        </w:r>
      </w:ins>
    </w:p>
    <w:p w14:paraId="504A1546" w14:textId="451EF546" w:rsidR="00DA5DE4" w:rsidRDefault="00DA5DE4" w:rsidP="004F0B13">
      <w:pPr>
        <w:rPr>
          <w:rFonts w:ascii="Times New Roman" w:hAnsi="Times New Roman" w:cs="Times New Roman"/>
        </w:rPr>
      </w:pPr>
    </w:p>
    <w:p w14:paraId="467E4338" w14:textId="5BBB776D" w:rsidR="00DA5DE4" w:rsidRPr="00DA5DE4" w:rsidRDefault="00DA5DE4" w:rsidP="00DA5DE4">
      <w:pPr>
        <w:rPr>
          <w:rFonts w:ascii="Times New Roman" w:hAnsi="Times New Roman" w:cs="Times New Roman"/>
        </w:rPr>
      </w:pPr>
      <w:r w:rsidRPr="00DA5DE4">
        <w:rPr>
          <w:rFonts w:ascii="Times New Roman" w:hAnsi="Times New Roman" w:cs="Times New Roman"/>
        </w:rPr>
        <w:t xml:space="preserve">The Joint Sponsors conducted the following due diligence steps, with a conclusion that </w:t>
      </w:r>
      <w:ins w:id="9" w:author="JHHK" w:date="2026-05-11T20:40:00Z">
        <w:r>
          <w:rPr>
            <w:rFonts w:ascii="Times New Roman" w:hAnsi="Times New Roman" w:cs="Times New Roman"/>
          </w:rPr>
          <w:t>[</w:t>
        </w:r>
      </w:ins>
      <w:r w:rsidRPr="00DA5DE4">
        <w:rPr>
          <w:rFonts w:ascii="Times New Roman" w:hAnsi="Times New Roman" w:cs="Times New Roman"/>
        </w:rPr>
        <w:t>nothing has come to the attention of the Joint Sponsors that would reasonably cause the Joint Sponsors to cast doubt on the existence and reasonableness of the demand for the Group’s solutions from the major customers or their end customers</w:t>
      </w:r>
      <w:ins w:id="10" w:author="JHHK" w:date="2026-05-11T20:39:00Z">
        <w:r>
          <w:rPr>
            <w:rFonts w:ascii="Times New Roman" w:hAnsi="Times New Roman" w:cs="Times New Roman"/>
          </w:rPr>
          <w:t xml:space="preserve">, and </w:t>
        </w:r>
        <w:r w:rsidRPr="00DA5DE4">
          <w:rPr>
            <w:rFonts w:ascii="Times New Roman" w:hAnsi="Times New Roman" w:cs="Times New Roman"/>
          </w:rPr>
          <w:t>the genuineness and reasonableness of the Group’s sales to integrator customers during the Track Record Period</w:t>
        </w:r>
      </w:ins>
      <w:ins w:id="11" w:author="JHHK" w:date="2026-05-11T20:40:00Z">
        <w:r>
          <w:rPr>
            <w:rFonts w:ascii="Times New Roman" w:hAnsi="Times New Roman" w:cs="Times New Roman"/>
          </w:rPr>
          <w:t>]</w:t>
        </w:r>
      </w:ins>
      <w:r w:rsidRPr="00DA5DE4">
        <w:rPr>
          <w:rFonts w:ascii="Times New Roman" w:hAnsi="Times New Roman" w:cs="Times New Roman"/>
        </w:rPr>
        <w:t>:</w:t>
      </w:r>
    </w:p>
    <w:p w14:paraId="74E59D32" w14:textId="77777777" w:rsidR="00DA5DE4" w:rsidRPr="00DA5DE4" w:rsidRDefault="00DA5DE4" w:rsidP="00DA5DE4">
      <w:pPr>
        <w:rPr>
          <w:rFonts w:ascii="Times New Roman" w:hAnsi="Times New Roman" w:cs="Times New Roman"/>
        </w:rPr>
      </w:pPr>
    </w:p>
    <w:p w14:paraId="2C08104D" w14:textId="4C661AB6" w:rsidR="00C17408" w:rsidRDefault="00DA5DE4" w:rsidP="00C17408">
      <w:pPr>
        <w:pStyle w:val="ListParagraph"/>
        <w:numPr>
          <w:ilvl w:val="0"/>
          <w:numId w:val="2"/>
        </w:numPr>
        <w:ind w:firstLineChars="0"/>
        <w:rPr>
          <w:rFonts w:ascii="Times New Roman" w:hAnsi="Times New Roman" w:cs="Times New Roman"/>
        </w:rPr>
      </w:pPr>
      <w:r w:rsidRPr="00DA5DE4">
        <w:rPr>
          <w:rFonts w:ascii="Times New Roman" w:hAnsi="Times New Roman" w:cs="Times New Roman"/>
        </w:rPr>
        <w:t xml:space="preserve">discussed with the management of the Company to understand, among others, (a) business model and competitive strengths of the Group, (b) customer demand for the Group’s solutions, and (c) the prospects of the digital human agent markets where the Group </w:t>
      </w:r>
      <w:proofErr w:type="gramStart"/>
      <w:r w:rsidRPr="00DA5DE4">
        <w:rPr>
          <w:rFonts w:ascii="Times New Roman" w:hAnsi="Times New Roman" w:cs="Times New Roman"/>
        </w:rPr>
        <w:t>operates;</w:t>
      </w:r>
      <w:proofErr w:type="gramEnd"/>
    </w:p>
    <w:p w14:paraId="041B8F90" w14:textId="77777777" w:rsidR="00C17408" w:rsidRDefault="00C17408" w:rsidP="00C17408">
      <w:pPr>
        <w:pStyle w:val="ListParagraph"/>
        <w:ind w:left="567" w:firstLineChars="0" w:firstLine="0"/>
        <w:rPr>
          <w:rFonts w:ascii="Times New Roman" w:hAnsi="Times New Roman" w:cs="Times New Roman"/>
        </w:rPr>
      </w:pPr>
    </w:p>
    <w:p w14:paraId="773074F6" w14:textId="331E49F5" w:rsidR="00A42DC3" w:rsidRPr="00C17408" w:rsidRDefault="00DA5DE4" w:rsidP="00C17408">
      <w:pPr>
        <w:pStyle w:val="ListParagraph"/>
        <w:numPr>
          <w:ilvl w:val="0"/>
          <w:numId w:val="2"/>
        </w:numPr>
        <w:ind w:firstLineChars="0"/>
        <w:rPr>
          <w:ins w:id="12" w:author="JHHK" w:date="2026-05-11T20:55:00Z"/>
          <w:rFonts w:ascii="Times New Roman" w:hAnsi="Times New Roman" w:cs="Times New Roman"/>
        </w:rPr>
      </w:pPr>
      <w:r w:rsidRPr="00C17408">
        <w:rPr>
          <w:rFonts w:ascii="Times New Roman" w:hAnsi="Times New Roman" w:cs="Times New Roman"/>
        </w:rPr>
        <w:t xml:space="preserve">conducted due diligence interviews with and site visits to major customers of the Group (including the five largest customers for each year during the Track Record Period, </w:t>
      </w:r>
      <w:ins w:id="13" w:author="JHHK" w:date="2026-05-11T20:41:00Z">
        <w:r w:rsidRPr="00C17408">
          <w:rPr>
            <w:rFonts w:ascii="Times New Roman" w:hAnsi="Times New Roman" w:cs="Times New Roman"/>
          </w:rPr>
          <w:t xml:space="preserve">all being integrators of the Group’s solutions, </w:t>
        </w:r>
      </w:ins>
      <w:r w:rsidRPr="00C17408">
        <w:rPr>
          <w:rFonts w:ascii="Times New Roman" w:hAnsi="Times New Roman" w:cs="Times New Roman"/>
        </w:rPr>
        <w:t>the “</w:t>
      </w:r>
      <w:r w:rsidRPr="00C17408">
        <w:rPr>
          <w:rFonts w:ascii="Times New Roman" w:hAnsi="Times New Roman" w:cs="Times New Roman"/>
          <w:b/>
          <w:bCs/>
        </w:rPr>
        <w:t>Five Largest Customers</w:t>
      </w:r>
      <w:r w:rsidRPr="00C17408">
        <w:rPr>
          <w:rFonts w:ascii="Times New Roman" w:hAnsi="Times New Roman" w:cs="Times New Roman"/>
        </w:rPr>
        <w:t xml:space="preserve">”) to understand, among others, (a) background information (including business activities, scale of operation and number of employees) of the major customers, (b) terms of business relationship with the major customers, (c) transactional amount and during the Track Record Period, (d) settlement of payables of the major customers during the Track Record Period, (e) whether the major customers are end users of the Group’s solutions, and if </w:t>
      </w:r>
      <w:ins w:id="14" w:author="JHHK" w:date="2026-05-11T21:39:00Z">
        <w:r w:rsidR="007A4A77" w:rsidRPr="00C17408">
          <w:rPr>
            <w:rFonts w:ascii="Times New Roman" w:hAnsi="Times New Roman" w:cs="Times New Roman"/>
          </w:rPr>
          <w:t>not</w:t>
        </w:r>
      </w:ins>
      <w:del w:id="15" w:author="JHHK" w:date="2026-05-11T21:39:00Z">
        <w:r w:rsidRPr="00C17408" w:rsidDel="007A4A77">
          <w:rPr>
            <w:rFonts w:ascii="Times New Roman" w:hAnsi="Times New Roman" w:cs="Times New Roman"/>
          </w:rPr>
          <w:delText>so</w:delText>
        </w:r>
      </w:del>
      <w:r w:rsidRPr="00C17408">
        <w:rPr>
          <w:rFonts w:ascii="Times New Roman" w:hAnsi="Times New Roman" w:cs="Times New Roman"/>
        </w:rPr>
        <w:t>, the background of their end users, and (f) the major customers’ demand for the Group’s solutions</w:t>
      </w:r>
      <w:ins w:id="16" w:author="JHHK" w:date="2026-05-11T20:55:00Z">
        <w:r w:rsidR="00A42DC3" w:rsidRPr="00C17408">
          <w:rPr>
            <w:rFonts w:ascii="Times New Roman" w:hAnsi="Times New Roman" w:cs="Times New Roman"/>
          </w:rPr>
          <w:t>.</w:t>
        </w:r>
      </w:ins>
      <w:del w:id="17" w:author="JHHK" w:date="2026-05-11T20:54:00Z">
        <w:r w:rsidRPr="00C17408" w:rsidDel="00A42DC3">
          <w:rPr>
            <w:rFonts w:ascii="Times New Roman" w:hAnsi="Times New Roman" w:cs="Times New Roman"/>
          </w:rPr>
          <w:delText>;</w:delText>
        </w:r>
      </w:del>
    </w:p>
    <w:p w14:paraId="61856B74" w14:textId="77777777" w:rsidR="007A4A77" w:rsidRDefault="007A4A77" w:rsidP="00A42DC3">
      <w:pPr>
        <w:pStyle w:val="ListParagraph"/>
        <w:ind w:left="420" w:firstLineChars="0" w:firstLine="0"/>
        <w:rPr>
          <w:ins w:id="18" w:author="JHHK" w:date="2026-05-11T21:39:00Z"/>
          <w:rFonts w:ascii="Times New Roman" w:hAnsi="Times New Roman" w:cs="Times New Roman"/>
        </w:rPr>
      </w:pPr>
    </w:p>
    <w:p w14:paraId="7D3D35D4" w14:textId="6043CC4C" w:rsidR="00A42DC3" w:rsidRDefault="007A4A77" w:rsidP="00A42DC3">
      <w:pPr>
        <w:pStyle w:val="ListParagraph"/>
        <w:ind w:left="420" w:firstLineChars="0" w:firstLine="0"/>
        <w:rPr>
          <w:ins w:id="19" w:author="JHHK" w:date="2026-05-11T21:57:00Z"/>
          <w:rFonts w:ascii="Times New Roman" w:hAnsi="Times New Roman" w:cs="Times New Roman"/>
          <w:b/>
          <w:bCs/>
          <w:i/>
          <w:iCs/>
        </w:rPr>
      </w:pPr>
      <w:ins w:id="20" w:author="JHHK" w:date="2026-05-11T21:39:00Z">
        <w:r w:rsidRPr="007C38B7">
          <w:rPr>
            <w:rFonts w:ascii="Times New Roman" w:hAnsi="Times New Roman" w:cs="Times New Roman"/>
          </w:rPr>
          <w:t>[</w:t>
        </w:r>
        <w:r>
          <w:rPr>
            <w:rFonts w:ascii="Times New Roman" w:hAnsi="Times New Roman" w:cs="Times New Roman"/>
          </w:rPr>
          <w:t>In addition, t</w:t>
        </w:r>
        <w:r w:rsidRPr="007C38B7">
          <w:rPr>
            <w:rFonts w:ascii="Times New Roman" w:hAnsi="Times New Roman" w:cs="Times New Roman"/>
          </w:rPr>
          <w:t>he Joint Sponsors understand from such interviews that</w:t>
        </w:r>
      </w:ins>
      <w:ins w:id="21" w:author="JHHK" w:date="2026-05-11T21:49:00Z">
        <w:r w:rsidR="0051635C">
          <w:rPr>
            <w:rFonts w:ascii="Times New Roman" w:hAnsi="Times New Roman" w:cs="Times New Roman"/>
          </w:rPr>
          <w:t xml:space="preserve"> </w:t>
        </w:r>
      </w:ins>
      <w:ins w:id="22" w:author="JHHK" w:date="2026-05-11T21:51:00Z">
        <w:r w:rsidR="0099490A">
          <w:rPr>
            <w:rFonts w:ascii="Times New Roman" w:hAnsi="Times New Roman" w:cs="Times New Roman"/>
          </w:rPr>
          <w:t>[*].</w:t>
        </w:r>
      </w:ins>
      <w:ins w:id="23" w:author="JHHK" w:date="2026-05-11T21:39:00Z">
        <w:r w:rsidRPr="007C38B7">
          <w:rPr>
            <w:rFonts w:ascii="Times New Roman" w:hAnsi="Times New Roman" w:cs="Times New Roman"/>
          </w:rPr>
          <w:t xml:space="preserve"> </w:t>
        </w:r>
        <w:r w:rsidRPr="00D973B5">
          <w:rPr>
            <w:rFonts w:ascii="Times New Roman" w:hAnsi="Times New Roman" w:cs="Times New Roman"/>
            <w:b/>
            <w:bCs/>
            <w:i/>
            <w:iCs/>
            <w:highlight w:val="yellow"/>
          </w:rPr>
          <w:t>[</w:t>
        </w:r>
        <w:proofErr w:type="gramStart"/>
        <w:r w:rsidRPr="00D973B5">
          <w:rPr>
            <w:rFonts w:ascii="Times New Roman" w:hAnsi="Times New Roman" w:cs="Times New Roman"/>
            <w:b/>
            <w:bCs/>
            <w:i/>
            <w:iCs/>
            <w:highlight w:val="yellow"/>
          </w:rPr>
          <w:t>N.B.</w:t>
        </w:r>
        <w:proofErr w:type="gramEnd"/>
        <w:r w:rsidRPr="00D973B5">
          <w:rPr>
            <w:rFonts w:ascii="Times New Roman" w:hAnsi="Times New Roman" w:cs="Times New Roman"/>
            <w:b/>
            <w:bCs/>
            <w:i/>
            <w:iCs/>
            <w:highlight w:val="yellow"/>
          </w:rPr>
          <w:t xml:space="preserve"> We noticed that certain responses to the “end user” question in the TPDD notes is not clear or not </w:t>
        </w:r>
        <w:r w:rsidRPr="00D973B5">
          <w:rPr>
            <w:rFonts w:ascii="Times New Roman" w:hAnsi="Times New Roman" w:cs="Times New Roman" w:hint="eastAsia"/>
            <w:b/>
            <w:bCs/>
            <w:i/>
            <w:iCs/>
            <w:highlight w:val="yellow"/>
          </w:rPr>
          <w:t>tied</w:t>
        </w:r>
        <w:r w:rsidRPr="00D973B5">
          <w:rPr>
            <w:rFonts w:ascii="Times New Roman" w:hAnsi="Times New Roman" w:cs="Times New Roman"/>
            <w:b/>
            <w:bCs/>
            <w:i/>
            <w:iCs/>
            <w:highlight w:val="yellow"/>
          </w:rPr>
          <w:t xml:space="preserve"> to the disclosures in the prospectus and previous submission</w:t>
        </w:r>
      </w:ins>
      <w:ins w:id="24" w:author="JHHK" w:date="2026-05-11T22:00:00Z">
        <w:r w:rsidR="00B2267B">
          <w:rPr>
            <w:rFonts w:ascii="Times New Roman" w:hAnsi="Times New Roman" w:cs="Times New Roman"/>
            <w:b/>
            <w:bCs/>
            <w:i/>
            <w:iCs/>
            <w:highlight w:val="yellow"/>
          </w:rPr>
          <w:t>. T</w:t>
        </w:r>
      </w:ins>
      <w:ins w:id="25" w:author="JHHK" w:date="2026-05-11T21:55:00Z">
        <w:r w:rsidR="00B2267B">
          <w:rPr>
            <w:rFonts w:ascii="Times New Roman" w:hAnsi="Times New Roman" w:cs="Times New Roman"/>
            <w:b/>
            <w:bCs/>
            <w:i/>
            <w:iCs/>
            <w:highlight w:val="yellow"/>
          </w:rPr>
          <w:t>o address SFC’s</w:t>
        </w:r>
      </w:ins>
      <w:ins w:id="26" w:author="JHHK" w:date="2026-05-11T21:56:00Z">
        <w:r w:rsidR="00B2267B">
          <w:rPr>
            <w:rFonts w:ascii="Times New Roman" w:hAnsi="Times New Roman" w:cs="Times New Roman"/>
            <w:b/>
            <w:bCs/>
            <w:i/>
            <w:iCs/>
            <w:highlight w:val="yellow"/>
          </w:rPr>
          <w:t xml:space="preserve"> enquiry,</w:t>
        </w:r>
      </w:ins>
      <w:ins w:id="27" w:author="JHHK" w:date="2026-05-11T21:39:00Z">
        <w:r w:rsidRPr="00D973B5">
          <w:rPr>
            <w:rFonts w:ascii="Times New Roman" w:hAnsi="Times New Roman" w:cs="Times New Roman"/>
            <w:b/>
            <w:bCs/>
            <w:i/>
            <w:iCs/>
            <w:highlight w:val="yellow"/>
          </w:rPr>
          <w:t xml:space="preserve"> we suggest to </w:t>
        </w:r>
        <w:r w:rsidRPr="00D973B5">
          <w:rPr>
            <w:rFonts w:ascii="Times New Roman" w:hAnsi="Times New Roman" w:cs="Times New Roman" w:hint="eastAsia"/>
            <w:b/>
            <w:bCs/>
            <w:i/>
            <w:iCs/>
            <w:highlight w:val="yellow"/>
          </w:rPr>
          <w:t>conduct</w:t>
        </w:r>
        <w:r w:rsidRPr="00D973B5">
          <w:rPr>
            <w:rFonts w:ascii="Times New Roman" w:hAnsi="Times New Roman" w:cs="Times New Roman"/>
            <w:b/>
            <w:bCs/>
            <w:i/>
            <w:iCs/>
            <w:highlight w:val="yellow"/>
          </w:rPr>
          <w:t xml:space="preserve"> supplemental DD interview</w:t>
        </w:r>
      </w:ins>
      <w:ins w:id="28" w:author="JHHK" w:date="2026-05-11T21:52:00Z">
        <w:r w:rsidR="0099490A" w:rsidRPr="00D973B5">
          <w:rPr>
            <w:rFonts w:ascii="Times New Roman" w:hAnsi="Times New Roman" w:cs="Times New Roman"/>
            <w:b/>
            <w:bCs/>
            <w:i/>
            <w:iCs/>
            <w:highlight w:val="yellow"/>
          </w:rPr>
          <w:t>s</w:t>
        </w:r>
      </w:ins>
      <w:ins w:id="29" w:author="JHHK" w:date="2026-05-11T21:39:00Z">
        <w:r w:rsidRPr="00D973B5">
          <w:rPr>
            <w:rFonts w:ascii="Times New Roman" w:hAnsi="Times New Roman" w:cs="Times New Roman"/>
            <w:b/>
            <w:bCs/>
            <w:i/>
            <w:iCs/>
            <w:highlight w:val="yellow"/>
          </w:rPr>
          <w:t xml:space="preserve"> or obtain email </w:t>
        </w:r>
      </w:ins>
      <w:ins w:id="30" w:author="JHHK" w:date="2026-05-11T21:43:00Z">
        <w:r w:rsidR="0051635C" w:rsidRPr="00D973B5">
          <w:rPr>
            <w:rFonts w:ascii="Times New Roman" w:hAnsi="Times New Roman" w:cs="Times New Roman"/>
            <w:b/>
            <w:bCs/>
            <w:i/>
            <w:iCs/>
            <w:highlight w:val="yellow"/>
          </w:rPr>
          <w:t>confirmation</w:t>
        </w:r>
      </w:ins>
      <w:ins w:id="31" w:author="JHHK" w:date="2026-05-11T21:52:00Z">
        <w:r w:rsidR="0099490A" w:rsidRPr="00D973B5">
          <w:rPr>
            <w:rFonts w:ascii="Times New Roman" w:hAnsi="Times New Roman" w:cs="Times New Roman"/>
            <w:b/>
            <w:bCs/>
            <w:i/>
            <w:iCs/>
            <w:highlight w:val="yellow"/>
          </w:rPr>
          <w:t>s</w:t>
        </w:r>
      </w:ins>
      <w:ins w:id="32" w:author="JHHK" w:date="2026-05-11T21:39:00Z">
        <w:r w:rsidRPr="00D973B5">
          <w:rPr>
            <w:rFonts w:ascii="Times New Roman" w:hAnsi="Times New Roman" w:cs="Times New Roman"/>
            <w:b/>
            <w:bCs/>
            <w:i/>
            <w:iCs/>
            <w:highlight w:val="yellow"/>
          </w:rPr>
          <w:t xml:space="preserve"> from major customers (at least cover</w:t>
        </w:r>
        <w:r w:rsidRPr="00D973B5">
          <w:rPr>
            <w:rFonts w:ascii="Times New Roman" w:hAnsi="Times New Roman" w:cs="Times New Roman" w:hint="eastAsia"/>
            <w:b/>
            <w:bCs/>
            <w:i/>
            <w:iCs/>
            <w:highlight w:val="yellow"/>
          </w:rPr>
          <w:t>ing</w:t>
        </w:r>
        <w:r w:rsidRPr="00D973B5">
          <w:rPr>
            <w:rFonts w:ascii="Times New Roman" w:hAnsi="Times New Roman" w:cs="Times New Roman"/>
            <w:b/>
            <w:bCs/>
            <w:i/>
            <w:iCs/>
            <w:highlight w:val="yellow"/>
          </w:rPr>
          <w:t xml:space="preserve"> five largest customers) to </w:t>
        </w:r>
      </w:ins>
      <w:ins w:id="33" w:author="JHHK" w:date="2026-05-11T21:47:00Z">
        <w:r w:rsidR="0051635C" w:rsidRPr="00D973B5">
          <w:rPr>
            <w:rFonts w:ascii="Times New Roman" w:hAnsi="Times New Roman" w:cs="Times New Roman"/>
            <w:b/>
            <w:bCs/>
            <w:i/>
            <w:iCs/>
            <w:highlight w:val="yellow"/>
          </w:rPr>
          <w:t xml:space="preserve">confirm </w:t>
        </w:r>
      </w:ins>
      <w:ins w:id="34" w:author="JHHK" w:date="2026-05-11T21:39:00Z">
        <w:r w:rsidRPr="00D973B5">
          <w:rPr>
            <w:rFonts w:ascii="Times New Roman" w:hAnsi="Times New Roman" w:cs="Times New Roman"/>
            <w:b/>
            <w:bCs/>
            <w:i/>
            <w:iCs/>
            <w:highlight w:val="yellow"/>
          </w:rPr>
          <w:t xml:space="preserve">(a) </w:t>
        </w:r>
      </w:ins>
      <w:ins w:id="35" w:author="JHHK" w:date="2026-05-11T21:40:00Z">
        <w:r w:rsidR="0051635C" w:rsidRPr="00D973B5">
          <w:rPr>
            <w:rFonts w:ascii="Times New Roman" w:hAnsi="Times New Roman" w:cs="Times New Roman"/>
            <w:b/>
            <w:bCs/>
            <w:i/>
            <w:iCs/>
            <w:highlight w:val="yellow"/>
          </w:rPr>
          <w:t>their identity as the integrator</w:t>
        </w:r>
      </w:ins>
      <w:ins w:id="36" w:author="JHHK" w:date="2026-05-11T21:43:00Z">
        <w:r w:rsidR="0051635C" w:rsidRPr="00D973B5">
          <w:rPr>
            <w:rFonts w:ascii="Times New Roman" w:hAnsi="Times New Roman" w:cs="Times New Roman"/>
            <w:b/>
            <w:bCs/>
            <w:i/>
            <w:iCs/>
            <w:highlight w:val="yellow"/>
          </w:rPr>
          <w:t xml:space="preserve"> customer</w:t>
        </w:r>
      </w:ins>
      <w:ins w:id="37" w:author="JHHK" w:date="2026-05-11T21:40:00Z">
        <w:r w:rsidR="0051635C" w:rsidRPr="00D973B5">
          <w:rPr>
            <w:rFonts w:ascii="Times New Roman" w:hAnsi="Times New Roman" w:cs="Times New Roman"/>
            <w:b/>
            <w:bCs/>
            <w:i/>
            <w:iCs/>
            <w:highlight w:val="yellow"/>
          </w:rPr>
          <w:t xml:space="preserve"> and </w:t>
        </w:r>
        <w:commentRangeStart w:id="38"/>
        <w:r w:rsidR="0051635C" w:rsidRPr="00D973B5">
          <w:rPr>
            <w:rFonts w:ascii="Times New Roman" w:hAnsi="Times New Roman" w:cs="Times New Roman"/>
            <w:b/>
            <w:bCs/>
            <w:i/>
            <w:iCs/>
            <w:highlight w:val="yellow"/>
          </w:rPr>
          <w:t>background of their end users</w:t>
        </w:r>
      </w:ins>
      <w:commentRangeEnd w:id="38"/>
      <w:r w:rsidR="00421BB8">
        <w:rPr>
          <w:rStyle w:val="CommentReference"/>
        </w:rPr>
        <w:commentReference w:id="38"/>
      </w:r>
      <w:ins w:id="39" w:author="JHHK" w:date="2026-05-11T21:40:00Z">
        <w:r w:rsidR="0051635C" w:rsidRPr="00D973B5">
          <w:rPr>
            <w:rFonts w:ascii="Times New Roman" w:hAnsi="Times New Roman" w:cs="Times New Roman"/>
            <w:b/>
            <w:bCs/>
            <w:i/>
            <w:iCs/>
            <w:highlight w:val="yellow"/>
          </w:rPr>
          <w:t xml:space="preserve">, </w:t>
        </w:r>
      </w:ins>
      <w:ins w:id="40" w:author="JHHK" w:date="2026-05-11T21:41:00Z">
        <w:r w:rsidR="0051635C" w:rsidRPr="00D973B5">
          <w:rPr>
            <w:rFonts w:ascii="Times New Roman" w:hAnsi="Times New Roman" w:cs="Times New Roman"/>
            <w:b/>
            <w:bCs/>
            <w:i/>
            <w:iCs/>
            <w:highlight w:val="yellow"/>
          </w:rPr>
          <w:t xml:space="preserve">(b) </w:t>
        </w:r>
      </w:ins>
      <w:ins w:id="41" w:author="JHHK" w:date="2026-05-11T21:50:00Z">
        <w:r w:rsidR="0099490A" w:rsidRPr="00D973B5">
          <w:rPr>
            <w:rFonts w:ascii="Times New Roman" w:hAnsi="Times New Roman" w:cs="Times New Roman" w:hint="eastAsia"/>
            <w:b/>
            <w:bCs/>
            <w:i/>
            <w:iCs/>
            <w:highlight w:val="yellow"/>
          </w:rPr>
          <w:t>their</w:t>
        </w:r>
        <w:r w:rsidR="0099490A" w:rsidRPr="00D973B5">
          <w:rPr>
            <w:rFonts w:ascii="Times New Roman" w:hAnsi="Times New Roman" w:cs="Times New Roman"/>
            <w:b/>
            <w:bCs/>
            <w:i/>
            <w:iCs/>
            <w:highlight w:val="yellow"/>
          </w:rPr>
          <w:t xml:space="preserve"> </w:t>
        </w:r>
      </w:ins>
      <w:ins w:id="42" w:author="JHHK" w:date="2026-05-11T21:51:00Z">
        <w:r w:rsidR="0099490A" w:rsidRPr="00D973B5">
          <w:rPr>
            <w:rFonts w:ascii="Times New Roman" w:hAnsi="Times New Roman" w:cs="Times New Roman" w:hint="eastAsia"/>
            <w:b/>
            <w:bCs/>
            <w:i/>
            <w:iCs/>
            <w:highlight w:val="yellow"/>
          </w:rPr>
          <w:t>purch</w:t>
        </w:r>
        <w:r w:rsidR="0099490A" w:rsidRPr="00D973B5">
          <w:rPr>
            <w:rFonts w:ascii="Times New Roman" w:hAnsi="Times New Roman" w:cs="Times New Roman"/>
            <w:b/>
            <w:bCs/>
            <w:i/>
            <w:iCs/>
            <w:highlight w:val="yellow"/>
          </w:rPr>
          <w:t>a</w:t>
        </w:r>
        <w:r w:rsidR="0099490A" w:rsidRPr="00D973B5">
          <w:rPr>
            <w:rFonts w:ascii="Times New Roman" w:hAnsi="Times New Roman" w:cs="Times New Roman" w:hint="eastAsia"/>
            <w:b/>
            <w:bCs/>
            <w:i/>
            <w:iCs/>
            <w:highlight w:val="yellow"/>
          </w:rPr>
          <w:t>se</w:t>
        </w:r>
        <w:r w:rsidR="0099490A" w:rsidRPr="00D973B5">
          <w:rPr>
            <w:rFonts w:ascii="Times New Roman" w:hAnsi="Times New Roman" w:cs="Times New Roman"/>
            <w:b/>
            <w:bCs/>
            <w:i/>
            <w:iCs/>
            <w:highlight w:val="yellow"/>
          </w:rPr>
          <w:t>s</w:t>
        </w:r>
      </w:ins>
      <w:ins w:id="43" w:author="JHHK" w:date="2026-05-11T21:50:00Z">
        <w:r w:rsidR="0099490A" w:rsidRPr="00D973B5">
          <w:rPr>
            <w:rFonts w:ascii="Times New Roman" w:hAnsi="Times New Roman" w:cs="Times New Roman"/>
            <w:b/>
            <w:bCs/>
            <w:i/>
            <w:iCs/>
            <w:highlight w:val="yellow"/>
          </w:rPr>
          <w:t xml:space="preserve"> of the Group’s solutions</w:t>
        </w:r>
      </w:ins>
      <w:ins w:id="44" w:author="JHHK" w:date="2026-05-11T21:51:00Z">
        <w:r w:rsidR="0099490A" w:rsidRPr="00D973B5">
          <w:rPr>
            <w:rFonts w:ascii="Times New Roman" w:hAnsi="Times New Roman" w:cs="Times New Roman"/>
            <w:b/>
            <w:bCs/>
            <w:i/>
            <w:iCs/>
            <w:highlight w:val="yellow"/>
          </w:rPr>
          <w:t xml:space="preserve"> were based on their end users’ demand, and</w:t>
        </w:r>
      </w:ins>
      <w:ins w:id="45" w:author="JHHK" w:date="2026-05-11T21:50:00Z">
        <w:r w:rsidR="0099490A" w:rsidRPr="00D973B5">
          <w:rPr>
            <w:rFonts w:ascii="Times New Roman" w:hAnsi="Times New Roman" w:cs="Times New Roman"/>
            <w:b/>
            <w:bCs/>
            <w:i/>
            <w:iCs/>
            <w:highlight w:val="yellow"/>
          </w:rPr>
          <w:t xml:space="preserve"> </w:t>
        </w:r>
      </w:ins>
      <w:ins w:id="46" w:author="JHHK" w:date="2026-05-11T21:51:00Z">
        <w:r w:rsidR="0099490A" w:rsidRPr="00D973B5">
          <w:rPr>
            <w:rFonts w:ascii="Times New Roman" w:hAnsi="Times New Roman" w:cs="Times New Roman"/>
            <w:b/>
            <w:bCs/>
            <w:i/>
            <w:iCs/>
            <w:highlight w:val="yellow"/>
          </w:rPr>
          <w:t xml:space="preserve">(c) </w:t>
        </w:r>
      </w:ins>
      <w:ins w:id="47" w:author="JHHK" w:date="2026-05-11T21:52:00Z">
        <w:r w:rsidR="0099490A" w:rsidRPr="00D973B5">
          <w:rPr>
            <w:rFonts w:ascii="Times New Roman" w:hAnsi="Times New Roman" w:cs="Times New Roman"/>
            <w:b/>
            <w:bCs/>
            <w:i/>
            <w:iCs/>
            <w:highlight w:val="yellow"/>
          </w:rPr>
          <w:t>authenticity of</w:t>
        </w:r>
      </w:ins>
      <w:ins w:id="48" w:author="JHHK" w:date="2026-05-11T21:46:00Z">
        <w:r w:rsidR="0051635C" w:rsidRPr="00D973B5">
          <w:rPr>
            <w:rFonts w:ascii="Times New Roman" w:hAnsi="Times New Roman" w:cs="Times New Roman"/>
            <w:b/>
            <w:bCs/>
            <w:i/>
            <w:iCs/>
            <w:highlight w:val="yellow"/>
          </w:rPr>
          <w:t xml:space="preserve"> sales to thei</w:t>
        </w:r>
      </w:ins>
      <w:ins w:id="49" w:author="JHHK" w:date="2026-05-11T21:53:00Z">
        <w:r w:rsidR="0099490A" w:rsidRPr="00D973B5">
          <w:rPr>
            <w:rFonts w:ascii="Times New Roman" w:hAnsi="Times New Roman" w:cs="Times New Roman"/>
            <w:b/>
            <w:bCs/>
            <w:i/>
            <w:iCs/>
            <w:highlight w:val="yellow"/>
          </w:rPr>
          <w:t xml:space="preserve">r </w:t>
        </w:r>
      </w:ins>
      <w:ins w:id="50" w:author="JHHK" w:date="2026-05-11T21:46:00Z">
        <w:r w:rsidR="0051635C" w:rsidRPr="00D973B5">
          <w:rPr>
            <w:rFonts w:ascii="Times New Roman" w:hAnsi="Times New Roman" w:cs="Times New Roman"/>
            <w:b/>
            <w:bCs/>
            <w:i/>
            <w:iCs/>
            <w:highlight w:val="yellow"/>
          </w:rPr>
          <w:t>end users</w:t>
        </w:r>
      </w:ins>
      <w:ins w:id="51" w:author="JHHK" w:date="2026-05-11T22:00:00Z">
        <w:r w:rsidR="007D16A3">
          <w:rPr>
            <w:rFonts w:ascii="Times New Roman" w:hAnsi="Times New Roman" w:cs="Times New Roman"/>
            <w:b/>
            <w:bCs/>
            <w:i/>
            <w:iCs/>
            <w:highlight w:val="yellow"/>
          </w:rPr>
          <w:t>.</w:t>
        </w:r>
      </w:ins>
      <w:ins w:id="52" w:author="JHHK" w:date="2026-05-11T21:39:00Z">
        <w:r w:rsidRPr="00D973B5">
          <w:rPr>
            <w:rFonts w:ascii="Times New Roman" w:hAnsi="Times New Roman" w:cs="Times New Roman"/>
            <w:b/>
            <w:bCs/>
            <w:i/>
            <w:iCs/>
            <w:highlight w:val="yellow"/>
          </w:rPr>
          <w:t>]</w:t>
        </w:r>
      </w:ins>
    </w:p>
    <w:p w14:paraId="5B44A52C" w14:textId="73817AB9" w:rsidR="00B2267B" w:rsidRDefault="00B2267B" w:rsidP="00A42DC3">
      <w:pPr>
        <w:pStyle w:val="ListParagraph"/>
        <w:ind w:left="420" w:firstLineChars="0" w:firstLine="0"/>
        <w:rPr>
          <w:ins w:id="53" w:author="JHHK" w:date="2026-05-11T21:57:00Z"/>
          <w:rFonts w:ascii="Times New Roman" w:hAnsi="Times New Roman" w:cs="Times New Roman"/>
          <w:b/>
          <w:bCs/>
          <w:i/>
          <w:iCs/>
        </w:rPr>
      </w:pPr>
    </w:p>
    <w:p w14:paraId="494E0112" w14:textId="2F3C7CFA" w:rsidR="00B2267B" w:rsidRPr="00B2267B" w:rsidRDefault="00B2267B" w:rsidP="00D973B5">
      <w:pPr>
        <w:pStyle w:val="ListParagraph"/>
        <w:ind w:left="420" w:firstLineChars="0" w:firstLine="0"/>
        <w:rPr>
          <w:rFonts w:ascii="Times New Roman" w:hAnsi="Times New Roman" w:cs="Times New Roman"/>
        </w:rPr>
      </w:pPr>
      <w:ins w:id="54" w:author="JHHK" w:date="2026-05-11T21:57:00Z">
        <w:r w:rsidRPr="00D973B5">
          <w:rPr>
            <w:rFonts w:ascii="Times New Roman" w:hAnsi="Times New Roman" w:cs="Times New Roman"/>
          </w:rPr>
          <w:t xml:space="preserve">The </w:t>
        </w:r>
        <w:r>
          <w:rPr>
            <w:rFonts w:ascii="Times New Roman" w:hAnsi="Times New Roman" w:cs="Times New Roman"/>
          </w:rPr>
          <w:t>Joint</w:t>
        </w:r>
        <w:r w:rsidRPr="00D973B5">
          <w:rPr>
            <w:rFonts w:ascii="Times New Roman" w:hAnsi="Times New Roman" w:cs="Times New Roman"/>
          </w:rPr>
          <w:t xml:space="preserve"> Sponsor</w:t>
        </w:r>
      </w:ins>
      <w:ins w:id="55" w:author="JHHK" w:date="2026-05-11T21:58:00Z">
        <w:r>
          <w:rPr>
            <w:rFonts w:ascii="Times New Roman" w:hAnsi="Times New Roman" w:cs="Times New Roman"/>
          </w:rPr>
          <w:t>s</w:t>
        </w:r>
      </w:ins>
      <w:ins w:id="56" w:author="JHHK" w:date="2026-05-11T21:57:00Z">
        <w:r w:rsidRPr="00D973B5">
          <w:rPr>
            <w:rFonts w:ascii="Times New Roman" w:hAnsi="Times New Roman" w:cs="Times New Roman"/>
          </w:rPr>
          <w:t xml:space="preserve"> selected the customers for due diligence interviews based on a series of criteria, including their </w:t>
        </w:r>
      </w:ins>
      <w:ins w:id="57" w:author="JHHK" w:date="2026-05-11T21:58:00Z">
        <w:r>
          <w:rPr>
            <w:rFonts w:ascii="Times New Roman" w:hAnsi="Times New Roman" w:cs="Times New Roman"/>
          </w:rPr>
          <w:t>[</w:t>
        </w:r>
      </w:ins>
      <w:ins w:id="58" w:author="JHHK" w:date="2026-05-11T21:57:00Z">
        <w:r w:rsidRPr="00D973B5">
          <w:rPr>
            <w:rFonts w:ascii="Times New Roman" w:hAnsi="Times New Roman" w:cs="Times New Roman"/>
          </w:rPr>
          <w:t xml:space="preserve">revenue contribution, </w:t>
        </w:r>
      </w:ins>
      <w:ins w:id="59" w:author="JHHK" w:date="2026-05-11T22:02:00Z">
        <w:r w:rsidR="007D16A3" w:rsidRPr="007D16A3">
          <w:rPr>
            <w:rFonts w:ascii="Times New Roman" w:hAnsi="Times New Roman" w:cs="Times New Roman"/>
          </w:rPr>
          <w:t>type of solution</w:t>
        </w:r>
      </w:ins>
      <w:ins w:id="60" w:author="JHHK" w:date="2026-05-11T21:57:00Z">
        <w:r w:rsidRPr="00D973B5">
          <w:rPr>
            <w:rFonts w:ascii="Times New Roman" w:hAnsi="Times New Roman" w:cs="Times New Roman"/>
          </w:rPr>
          <w:t xml:space="preserve"> purchased, and </w:t>
        </w:r>
      </w:ins>
      <w:ins w:id="61" w:author="JHHK" w:date="2026-05-11T22:02:00Z">
        <w:r w:rsidR="007D16A3">
          <w:rPr>
            <w:rFonts w:ascii="Times New Roman" w:hAnsi="Times New Roman" w:cs="Times New Roman"/>
          </w:rPr>
          <w:t>sales channels]</w:t>
        </w:r>
      </w:ins>
      <w:ins w:id="62" w:author="JHHK" w:date="2026-05-11T21:57:00Z">
        <w:r w:rsidRPr="00D973B5">
          <w:rPr>
            <w:rFonts w:ascii="Times New Roman" w:hAnsi="Times New Roman" w:cs="Times New Roman"/>
          </w:rPr>
          <w:t xml:space="preserve">. The sales to such customers represented more than </w:t>
        </w:r>
      </w:ins>
      <w:ins w:id="63" w:author="JHHK" w:date="2026-05-11T21:59:00Z">
        <w:r>
          <w:rPr>
            <w:rFonts w:ascii="Times New Roman" w:hAnsi="Times New Roman" w:cs="Times New Roman"/>
          </w:rPr>
          <w:t>[</w:t>
        </w:r>
        <w:proofErr w:type="gramStart"/>
        <w:r>
          <w:rPr>
            <w:rFonts w:ascii="Times New Roman" w:hAnsi="Times New Roman" w:cs="Times New Roman"/>
          </w:rPr>
          <w:t>63]</w:t>
        </w:r>
      </w:ins>
      <w:ins w:id="64" w:author="JHHK" w:date="2026-05-11T21:57:00Z">
        <w:r w:rsidRPr="00D973B5">
          <w:rPr>
            <w:rFonts w:ascii="Times New Roman" w:hAnsi="Times New Roman" w:cs="Times New Roman"/>
          </w:rPr>
          <w:t>%</w:t>
        </w:r>
        <w:proofErr w:type="gramEnd"/>
        <w:r w:rsidRPr="00D973B5">
          <w:rPr>
            <w:rFonts w:ascii="Times New Roman" w:hAnsi="Times New Roman" w:cs="Times New Roman"/>
          </w:rPr>
          <w:t xml:space="preserve">, </w:t>
        </w:r>
      </w:ins>
      <w:ins w:id="65" w:author="JHHK" w:date="2026-05-11T21:59:00Z">
        <w:r>
          <w:rPr>
            <w:rFonts w:ascii="Times New Roman" w:hAnsi="Times New Roman" w:cs="Times New Roman"/>
          </w:rPr>
          <w:t>[</w:t>
        </w:r>
        <w:proofErr w:type="gramStart"/>
        <w:r>
          <w:rPr>
            <w:rFonts w:ascii="Times New Roman" w:hAnsi="Times New Roman" w:cs="Times New Roman"/>
          </w:rPr>
          <w:t>83]</w:t>
        </w:r>
      </w:ins>
      <w:ins w:id="66" w:author="JHHK" w:date="2026-05-11T21:57:00Z">
        <w:r w:rsidRPr="00D973B5">
          <w:rPr>
            <w:rFonts w:ascii="Times New Roman" w:hAnsi="Times New Roman" w:cs="Times New Roman"/>
          </w:rPr>
          <w:t>%</w:t>
        </w:r>
        <w:proofErr w:type="gramEnd"/>
        <w:r w:rsidRPr="00D973B5">
          <w:rPr>
            <w:rFonts w:ascii="Times New Roman" w:hAnsi="Times New Roman" w:cs="Times New Roman"/>
          </w:rPr>
          <w:t xml:space="preserve"> and </w:t>
        </w:r>
      </w:ins>
      <w:ins w:id="67" w:author="JHHK" w:date="2026-05-11T21:59:00Z">
        <w:r>
          <w:rPr>
            <w:rFonts w:ascii="Times New Roman" w:hAnsi="Times New Roman" w:cs="Times New Roman"/>
          </w:rPr>
          <w:t>[</w:t>
        </w:r>
        <w:proofErr w:type="gramStart"/>
        <w:r>
          <w:rPr>
            <w:rFonts w:ascii="Times New Roman" w:hAnsi="Times New Roman" w:cs="Times New Roman"/>
          </w:rPr>
          <w:t>68]</w:t>
        </w:r>
      </w:ins>
      <w:ins w:id="68" w:author="JHHK" w:date="2026-05-11T21:57:00Z">
        <w:r w:rsidRPr="00D973B5">
          <w:rPr>
            <w:rFonts w:ascii="Times New Roman" w:hAnsi="Times New Roman" w:cs="Times New Roman"/>
          </w:rPr>
          <w:t>%</w:t>
        </w:r>
        <w:proofErr w:type="gramEnd"/>
        <w:r w:rsidRPr="00D973B5">
          <w:rPr>
            <w:rFonts w:ascii="Times New Roman" w:hAnsi="Times New Roman" w:cs="Times New Roman"/>
          </w:rPr>
          <w:t xml:space="preserve"> of the total revenue of the Group for each year of the Track Record Period</w:t>
        </w:r>
      </w:ins>
      <w:ins w:id="69" w:author="JHHK" w:date="2026-05-11T22:06:00Z">
        <w:r w:rsidR="007D16A3">
          <w:rPr>
            <w:rFonts w:ascii="Times New Roman" w:hAnsi="Times New Roman" w:cs="Times New Roman"/>
          </w:rPr>
          <w:t>;</w:t>
        </w:r>
      </w:ins>
      <w:ins w:id="70" w:author="JHHK" w:date="2026-05-11T22:04:00Z">
        <w:r w:rsidR="007D16A3">
          <w:rPr>
            <w:rFonts w:ascii="Times New Roman" w:hAnsi="Times New Roman" w:cs="Times New Roman"/>
          </w:rPr>
          <w:t xml:space="preserve"> </w:t>
        </w:r>
        <w:r w:rsidR="007D16A3" w:rsidRPr="00B9768B">
          <w:rPr>
            <w:rFonts w:ascii="Times New Roman" w:hAnsi="Times New Roman" w:cs="Times New Roman"/>
            <w:b/>
            <w:bCs/>
            <w:i/>
            <w:iCs/>
            <w:highlight w:val="yellow"/>
          </w:rPr>
          <w:t>[N.B. Sponsors to update the figures]</w:t>
        </w:r>
      </w:ins>
    </w:p>
    <w:p w14:paraId="0D2CF1BC" w14:textId="77777777" w:rsidR="00DA5DE4" w:rsidRPr="00962495" w:rsidRDefault="00DA5DE4" w:rsidP="00DA5DE4">
      <w:pPr>
        <w:rPr>
          <w:rFonts w:ascii="Times New Roman" w:hAnsi="Times New Roman" w:cs="Times New Roman"/>
        </w:rPr>
      </w:pPr>
    </w:p>
    <w:p w14:paraId="660233AA" w14:textId="6F2CF572" w:rsidR="006872B9" w:rsidRDefault="006872B9" w:rsidP="00DA5DE4">
      <w:pPr>
        <w:pStyle w:val="ListParagraph"/>
        <w:numPr>
          <w:ilvl w:val="0"/>
          <w:numId w:val="2"/>
        </w:numPr>
        <w:ind w:firstLineChars="0"/>
        <w:rPr>
          <w:ins w:id="71" w:author="JHHK" w:date="2026-05-11T22:17:00Z"/>
          <w:rFonts w:ascii="Times New Roman" w:hAnsi="Times New Roman" w:cs="Times New Roman"/>
        </w:rPr>
      </w:pPr>
      <w:ins w:id="72" w:author="JHHK" w:date="2026-05-11T22:17:00Z">
        <w:r w:rsidRPr="006872B9">
          <w:rPr>
            <w:rFonts w:ascii="Times New Roman" w:hAnsi="Times New Roman" w:cs="Times New Roman"/>
          </w:rPr>
          <w:t xml:space="preserve">obtained and reviewed the Group’s full sales breakdown during the Track Record </w:t>
        </w:r>
        <w:proofErr w:type="gramStart"/>
        <w:r w:rsidRPr="006872B9">
          <w:rPr>
            <w:rFonts w:ascii="Times New Roman" w:hAnsi="Times New Roman" w:cs="Times New Roman"/>
          </w:rPr>
          <w:t>Period</w:t>
        </w:r>
        <w:r>
          <w:rPr>
            <w:rFonts w:ascii="Times New Roman" w:hAnsi="Times New Roman" w:cs="Times New Roman"/>
          </w:rPr>
          <w:t>;</w:t>
        </w:r>
        <w:proofErr w:type="gramEnd"/>
      </w:ins>
    </w:p>
    <w:p w14:paraId="2AD11292" w14:textId="77777777" w:rsidR="006872B9" w:rsidRDefault="006872B9" w:rsidP="00D973B5">
      <w:pPr>
        <w:pStyle w:val="ListParagraph"/>
        <w:ind w:left="420" w:firstLineChars="0" w:firstLine="0"/>
        <w:rPr>
          <w:ins w:id="73" w:author="JHHK" w:date="2026-05-11T22:17:00Z"/>
          <w:rFonts w:ascii="Times New Roman" w:hAnsi="Times New Roman" w:cs="Times New Roman"/>
        </w:rPr>
      </w:pPr>
    </w:p>
    <w:p w14:paraId="104274F1" w14:textId="7D84EAB4" w:rsidR="00DA5DE4" w:rsidRDefault="00DA5DE4" w:rsidP="00DA5DE4">
      <w:pPr>
        <w:pStyle w:val="ListParagraph"/>
        <w:numPr>
          <w:ilvl w:val="0"/>
          <w:numId w:val="2"/>
        </w:numPr>
        <w:ind w:firstLineChars="0"/>
        <w:rPr>
          <w:ins w:id="74" w:author="JHHK" w:date="2026-05-11T22:03:00Z"/>
          <w:rFonts w:ascii="Times New Roman" w:hAnsi="Times New Roman" w:cs="Times New Roman"/>
        </w:rPr>
      </w:pPr>
      <w:r w:rsidRPr="00DA5DE4">
        <w:rPr>
          <w:rFonts w:ascii="Times New Roman" w:hAnsi="Times New Roman" w:cs="Times New Roman"/>
        </w:rPr>
        <w:t>obtained and reviewed, on a sampling basis, the walkthrough documents (such as agreements, order confirmation, delivery documents or invoices) for the transactions between the Group and its major customers (including the Five Largest Customers) during the Track Record Period</w:t>
      </w:r>
      <w:ins w:id="75" w:author="JHHK" w:date="2026-05-11T22:03:00Z">
        <w:r w:rsidR="007D16A3">
          <w:rPr>
            <w:rFonts w:ascii="Times New Roman" w:hAnsi="Times New Roman" w:cs="Times New Roman"/>
          </w:rPr>
          <w:t>.</w:t>
        </w:r>
      </w:ins>
      <w:del w:id="76" w:author="JHHK" w:date="2026-05-11T22:03:00Z">
        <w:r w:rsidRPr="00DA5DE4" w:rsidDel="007D16A3">
          <w:rPr>
            <w:rFonts w:ascii="Times New Roman" w:hAnsi="Times New Roman" w:cs="Times New Roman"/>
          </w:rPr>
          <w:delText>;</w:delText>
        </w:r>
      </w:del>
    </w:p>
    <w:p w14:paraId="2826CB06" w14:textId="73476790" w:rsidR="007D16A3" w:rsidRDefault="007D16A3" w:rsidP="007D16A3">
      <w:pPr>
        <w:pStyle w:val="ListParagraph"/>
        <w:ind w:left="420" w:firstLineChars="0" w:firstLine="0"/>
        <w:rPr>
          <w:ins w:id="77" w:author="JHHK" w:date="2026-05-11T22:03:00Z"/>
          <w:rFonts w:ascii="Times New Roman" w:hAnsi="Times New Roman" w:cs="Times New Roman"/>
        </w:rPr>
      </w:pPr>
    </w:p>
    <w:p w14:paraId="155CFCF8" w14:textId="298F8A86" w:rsidR="007D16A3" w:rsidRPr="00DA5DE4" w:rsidRDefault="007D16A3" w:rsidP="00D973B5">
      <w:pPr>
        <w:pStyle w:val="ListParagraph"/>
        <w:ind w:left="420" w:firstLineChars="0" w:firstLine="0"/>
        <w:rPr>
          <w:rFonts w:ascii="Times New Roman" w:hAnsi="Times New Roman" w:cs="Times New Roman"/>
        </w:rPr>
      </w:pPr>
      <w:ins w:id="78" w:author="JHHK" w:date="2026-05-11T22:03:00Z">
        <w:r w:rsidRPr="00B9768B">
          <w:rPr>
            <w:rFonts w:ascii="Times New Roman" w:hAnsi="Times New Roman" w:cs="Times New Roman"/>
          </w:rPr>
          <w:t xml:space="preserve">The </w:t>
        </w:r>
        <w:r>
          <w:rPr>
            <w:rFonts w:ascii="Times New Roman" w:hAnsi="Times New Roman" w:cs="Times New Roman"/>
          </w:rPr>
          <w:t>Joint</w:t>
        </w:r>
        <w:r w:rsidRPr="00B9768B">
          <w:rPr>
            <w:rFonts w:ascii="Times New Roman" w:hAnsi="Times New Roman" w:cs="Times New Roman"/>
          </w:rPr>
          <w:t xml:space="preserve"> Sponsor</w:t>
        </w:r>
        <w:r>
          <w:rPr>
            <w:rFonts w:ascii="Times New Roman" w:hAnsi="Times New Roman" w:cs="Times New Roman"/>
          </w:rPr>
          <w:t>s</w:t>
        </w:r>
        <w:r w:rsidRPr="00B9768B">
          <w:rPr>
            <w:rFonts w:ascii="Times New Roman" w:hAnsi="Times New Roman" w:cs="Times New Roman"/>
          </w:rPr>
          <w:t xml:space="preserve"> selected the customers for </w:t>
        </w:r>
        <w:r>
          <w:rPr>
            <w:rFonts w:ascii="Times New Roman" w:hAnsi="Times New Roman" w:cs="Times New Roman"/>
          </w:rPr>
          <w:t>walkthrough review</w:t>
        </w:r>
        <w:r w:rsidRPr="00B9768B">
          <w:rPr>
            <w:rFonts w:ascii="Times New Roman" w:hAnsi="Times New Roman" w:cs="Times New Roman"/>
          </w:rPr>
          <w:t xml:space="preserve"> based on a series of criteria, </w:t>
        </w:r>
        <w:r w:rsidRPr="00B9768B">
          <w:rPr>
            <w:rFonts w:ascii="Times New Roman" w:hAnsi="Times New Roman" w:cs="Times New Roman"/>
          </w:rPr>
          <w:lastRenderedPageBreak/>
          <w:t xml:space="preserve">including their </w:t>
        </w:r>
        <w:r>
          <w:rPr>
            <w:rFonts w:ascii="Times New Roman" w:hAnsi="Times New Roman" w:cs="Times New Roman"/>
          </w:rPr>
          <w:t>[</w:t>
        </w:r>
        <w:r w:rsidRPr="00B9768B">
          <w:rPr>
            <w:rFonts w:ascii="Times New Roman" w:hAnsi="Times New Roman" w:cs="Times New Roman"/>
          </w:rPr>
          <w:t xml:space="preserve">revenue contribution, </w:t>
        </w:r>
        <w:r w:rsidRPr="007D16A3">
          <w:rPr>
            <w:rFonts w:ascii="Times New Roman" w:hAnsi="Times New Roman" w:cs="Times New Roman"/>
          </w:rPr>
          <w:t>type of solution</w:t>
        </w:r>
        <w:r w:rsidRPr="00B9768B">
          <w:rPr>
            <w:rFonts w:ascii="Times New Roman" w:hAnsi="Times New Roman" w:cs="Times New Roman"/>
          </w:rPr>
          <w:t xml:space="preserve"> purchased, and </w:t>
        </w:r>
        <w:r>
          <w:rPr>
            <w:rFonts w:ascii="Times New Roman" w:hAnsi="Times New Roman" w:cs="Times New Roman"/>
          </w:rPr>
          <w:t>sales channels]</w:t>
        </w:r>
        <w:r w:rsidRPr="00B9768B">
          <w:rPr>
            <w:rFonts w:ascii="Times New Roman" w:hAnsi="Times New Roman" w:cs="Times New Roman"/>
          </w:rPr>
          <w:t xml:space="preserve">. The sales to such customers represented more than </w:t>
        </w:r>
        <w:r>
          <w:rPr>
            <w:rFonts w:ascii="Times New Roman" w:hAnsi="Times New Roman" w:cs="Times New Roman"/>
          </w:rPr>
          <w:t>[</w:t>
        </w:r>
      </w:ins>
      <w:proofErr w:type="gramStart"/>
      <w:ins w:id="79" w:author="JHHK" w:date="2026-05-11T22:04:00Z">
        <w:r>
          <w:rPr>
            <w:rFonts w:ascii="Times New Roman" w:hAnsi="Times New Roman" w:cs="Times New Roman"/>
          </w:rPr>
          <w:t>*</w:t>
        </w:r>
      </w:ins>
      <w:ins w:id="80" w:author="JHHK" w:date="2026-05-11T22:03:00Z">
        <w:r>
          <w:rPr>
            <w:rFonts w:ascii="Times New Roman" w:hAnsi="Times New Roman" w:cs="Times New Roman"/>
          </w:rPr>
          <w:t>]</w:t>
        </w:r>
        <w:r w:rsidRPr="00B9768B">
          <w:rPr>
            <w:rFonts w:ascii="Times New Roman" w:hAnsi="Times New Roman" w:cs="Times New Roman"/>
          </w:rPr>
          <w:t>%</w:t>
        </w:r>
        <w:proofErr w:type="gramEnd"/>
        <w:r w:rsidRPr="00B9768B">
          <w:rPr>
            <w:rFonts w:ascii="Times New Roman" w:hAnsi="Times New Roman" w:cs="Times New Roman"/>
          </w:rPr>
          <w:t xml:space="preserve">, </w:t>
        </w:r>
        <w:r>
          <w:rPr>
            <w:rFonts w:ascii="Times New Roman" w:hAnsi="Times New Roman" w:cs="Times New Roman"/>
          </w:rPr>
          <w:t>[</w:t>
        </w:r>
      </w:ins>
      <w:proofErr w:type="gramStart"/>
      <w:ins w:id="81" w:author="JHHK" w:date="2026-05-11T22:04:00Z">
        <w:r>
          <w:rPr>
            <w:rFonts w:ascii="Times New Roman" w:hAnsi="Times New Roman" w:cs="Times New Roman"/>
          </w:rPr>
          <w:t>*</w:t>
        </w:r>
      </w:ins>
      <w:ins w:id="82" w:author="JHHK" w:date="2026-05-11T22:03:00Z">
        <w:r>
          <w:rPr>
            <w:rFonts w:ascii="Times New Roman" w:hAnsi="Times New Roman" w:cs="Times New Roman"/>
          </w:rPr>
          <w:t>]</w:t>
        </w:r>
        <w:r w:rsidRPr="00B9768B">
          <w:rPr>
            <w:rFonts w:ascii="Times New Roman" w:hAnsi="Times New Roman" w:cs="Times New Roman"/>
          </w:rPr>
          <w:t>%</w:t>
        </w:r>
        <w:proofErr w:type="gramEnd"/>
        <w:r w:rsidRPr="00B9768B">
          <w:rPr>
            <w:rFonts w:ascii="Times New Roman" w:hAnsi="Times New Roman" w:cs="Times New Roman"/>
          </w:rPr>
          <w:t xml:space="preserve"> and </w:t>
        </w:r>
        <w:r>
          <w:rPr>
            <w:rFonts w:ascii="Times New Roman" w:hAnsi="Times New Roman" w:cs="Times New Roman"/>
          </w:rPr>
          <w:t>[</w:t>
        </w:r>
      </w:ins>
      <w:proofErr w:type="gramStart"/>
      <w:ins w:id="83" w:author="JHHK" w:date="2026-05-11T22:04:00Z">
        <w:r>
          <w:rPr>
            <w:rFonts w:ascii="Times New Roman" w:hAnsi="Times New Roman" w:cs="Times New Roman"/>
          </w:rPr>
          <w:t>*</w:t>
        </w:r>
      </w:ins>
      <w:ins w:id="84" w:author="JHHK" w:date="2026-05-11T22:03:00Z">
        <w:r>
          <w:rPr>
            <w:rFonts w:ascii="Times New Roman" w:hAnsi="Times New Roman" w:cs="Times New Roman"/>
          </w:rPr>
          <w:t>]</w:t>
        </w:r>
        <w:r w:rsidRPr="00B9768B">
          <w:rPr>
            <w:rFonts w:ascii="Times New Roman" w:hAnsi="Times New Roman" w:cs="Times New Roman"/>
          </w:rPr>
          <w:t>%</w:t>
        </w:r>
        <w:proofErr w:type="gramEnd"/>
        <w:r w:rsidRPr="00B9768B">
          <w:rPr>
            <w:rFonts w:ascii="Times New Roman" w:hAnsi="Times New Roman" w:cs="Times New Roman"/>
          </w:rPr>
          <w:t xml:space="preserve"> of the total revenue of the Group for each year of the Track Record Period</w:t>
        </w:r>
      </w:ins>
      <w:ins w:id="85" w:author="JHHK" w:date="2026-05-11T22:05:00Z">
        <w:r>
          <w:rPr>
            <w:rFonts w:ascii="Times New Roman" w:hAnsi="Times New Roman" w:cs="Times New Roman"/>
          </w:rPr>
          <w:t>;</w:t>
        </w:r>
      </w:ins>
      <w:ins w:id="86" w:author="JHHK" w:date="2026-05-11T22:04:00Z">
        <w:r>
          <w:rPr>
            <w:rFonts w:ascii="Times New Roman" w:hAnsi="Times New Roman" w:cs="Times New Roman"/>
          </w:rPr>
          <w:t xml:space="preserve"> </w:t>
        </w:r>
        <w:r w:rsidRPr="00D973B5">
          <w:rPr>
            <w:rFonts w:ascii="Times New Roman" w:hAnsi="Times New Roman" w:cs="Times New Roman"/>
            <w:b/>
            <w:bCs/>
            <w:i/>
            <w:iCs/>
            <w:highlight w:val="yellow"/>
          </w:rPr>
          <w:t>[N.B. Sponsors to update the figures]</w:t>
        </w:r>
      </w:ins>
    </w:p>
    <w:p w14:paraId="608D0B81" w14:textId="77777777" w:rsidR="00DA5DE4" w:rsidRPr="00DA5DE4" w:rsidRDefault="00DA5DE4" w:rsidP="00DA5DE4">
      <w:pPr>
        <w:rPr>
          <w:rFonts w:ascii="Times New Roman" w:hAnsi="Times New Roman" w:cs="Times New Roman"/>
        </w:rPr>
      </w:pPr>
    </w:p>
    <w:p w14:paraId="1DFF386B" w14:textId="14D6270E" w:rsidR="00DA5DE4" w:rsidRPr="00DA5DE4" w:rsidRDefault="00DA5DE4" w:rsidP="00DA5DE4">
      <w:pPr>
        <w:pStyle w:val="ListParagraph"/>
        <w:numPr>
          <w:ilvl w:val="0"/>
          <w:numId w:val="2"/>
        </w:numPr>
        <w:ind w:firstLineChars="0"/>
        <w:rPr>
          <w:rFonts w:ascii="Times New Roman" w:hAnsi="Times New Roman" w:cs="Times New Roman"/>
        </w:rPr>
      </w:pPr>
      <w:r w:rsidRPr="00DA5DE4">
        <w:rPr>
          <w:rFonts w:ascii="Times New Roman" w:hAnsi="Times New Roman" w:cs="Times New Roman"/>
        </w:rPr>
        <w:t xml:space="preserve">obtained and reviewed the background search reports of the major customers of the Group (including the Five Largest Customers) issued by an independent third-party background search agency, which did not identify any material investigations, disputes, penalties or negative news that may materially affect business relationship between the Group and such customers; </w:t>
      </w:r>
      <w:del w:id="87" w:author="JHHK" w:date="2026-05-11T22:14:00Z">
        <w:r w:rsidRPr="00DA5DE4" w:rsidDel="006872B9">
          <w:rPr>
            <w:rFonts w:ascii="Times New Roman" w:hAnsi="Times New Roman" w:cs="Times New Roman"/>
          </w:rPr>
          <w:delText>and</w:delText>
        </w:r>
      </w:del>
    </w:p>
    <w:p w14:paraId="159F1D70" w14:textId="77777777" w:rsidR="006872B9" w:rsidRPr="00B9768B" w:rsidRDefault="006872B9" w:rsidP="00D973B5">
      <w:pPr>
        <w:pStyle w:val="ListParagraph"/>
        <w:ind w:left="420" w:firstLineChars="0" w:firstLine="0"/>
        <w:rPr>
          <w:ins w:id="88" w:author="JHHK" w:date="2026-05-11T22:15:00Z"/>
          <w:rFonts w:ascii="Times New Roman" w:hAnsi="Times New Roman" w:cs="Times New Roman"/>
        </w:rPr>
      </w:pPr>
    </w:p>
    <w:p w14:paraId="63243191" w14:textId="4AE03005" w:rsidR="00DA5DE4" w:rsidRPr="00DA5DE4" w:rsidDel="006872B9" w:rsidRDefault="00DA5DE4" w:rsidP="00DA5DE4">
      <w:pPr>
        <w:rPr>
          <w:del w:id="89" w:author="JHHK" w:date="2026-05-11T22:15:00Z"/>
          <w:rFonts w:ascii="Times New Roman" w:hAnsi="Times New Roman" w:cs="Times New Roman"/>
        </w:rPr>
      </w:pPr>
    </w:p>
    <w:p w14:paraId="26199D9D" w14:textId="77777777" w:rsidR="006872B9" w:rsidRDefault="006872B9" w:rsidP="00DA5DE4">
      <w:pPr>
        <w:pStyle w:val="ListParagraph"/>
        <w:numPr>
          <w:ilvl w:val="0"/>
          <w:numId w:val="2"/>
        </w:numPr>
        <w:ind w:firstLineChars="0"/>
        <w:rPr>
          <w:ins w:id="90" w:author="JHHK" w:date="2026-05-11T22:15:00Z"/>
          <w:rFonts w:ascii="Times New Roman" w:hAnsi="Times New Roman" w:cs="Times New Roman"/>
        </w:rPr>
      </w:pPr>
      <w:ins w:id="91" w:author="JHHK" w:date="2026-05-11T22:15:00Z">
        <w:r w:rsidRPr="006872B9">
          <w:rPr>
            <w:rFonts w:ascii="Times New Roman" w:hAnsi="Times New Roman" w:cs="Times New Roman"/>
          </w:rPr>
          <w:t xml:space="preserve">discussed with the Reporting Accountants and understand that they performed procedures on the Historical Financial Information (as defined in the Accountants’ Report) as a whole in accordance with HKSIR 200 “Accountants’ Reports on Historical Financial Information in Investment Circulars” issued by the HKICPA. Based on the work performed so far, and subject to the completion of certain outstanding matters as highlighted in the Reporting Accountants’ confirmation submitted herewith, no significant adjustment is expected to be made to the draft Accountants’ </w:t>
        </w:r>
        <w:proofErr w:type="gramStart"/>
        <w:r w:rsidRPr="006872B9">
          <w:rPr>
            <w:rFonts w:ascii="Times New Roman" w:hAnsi="Times New Roman" w:cs="Times New Roman"/>
          </w:rPr>
          <w:t>Report</w:t>
        </w:r>
        <w:r>
          <w:rPr>
            <w:rFonts w:ascii="Times New Roman" w:hAnsi="Times New Roman" w:cs="Times New Roman"/>
          </w:rPr>
          <w:t>;</w:t>
        </w:r>
        <w:proofErr w:type="gramEnd"/>
      </w:ins>
    </w:p>
    <w:p w14:paraId="3FC06348" w14:textId="77777777" w:rsidR="006872B9" w:rsidRPr="00D973B5" w:rsidRDefault="006872B9" w:rsidP="00D973B5">
      <w:pPr>
        <w:pStyle w:val="ListParagraph"/>
        <w:rPr>
          <w:ins w:id="92" w:author="JHHK" w:date="2026-05-11T22:15:00Z"/>
          <w:rFonts w:ascii="Times New Roman" w:hAnsi="Times New Roman" w:cs="Times New Roman"/>
        </w:rPr>
      </w:pPr>
    </w:p>
    <w:p w14:paraId="4FB445E9" w14:textId="027D7E4A" w:rsidR="00DA5DE4" w:rsidRPr="00D973B5" w:rsidRDefault="00DA5DE4" w:rsidP="00DA5DE4">
      <w:pPr>
        <w:pStyle w:val="ListParagraph"/>
        <w:numPr>
          <w:ilvl w:val="0"/>
          <w:numId w:val="2"/>
        </w:numPr>
        <w:ind w:firstLineChars="0"/>
        <w:rPr>
          <w:ins w:id="93" w:author="JHHK" w:date="2026-05-11T22:25:00Z"/>
          <w:rFonts w:ascii="Times New Roman" w:hAnsi="Times New Roman" w:cs="Times New Roman"/>
        </w:rPr>
      </w:pPr>
      <w:r w:rsidRPr="00DA5DE4">
        <w:rPr>
          <w:rFonts w:ascii="Times New Roman" w:hAnsi="Times New Roman" w:cs="Times New Roman"/>
        </w:rPr>
        <w:t xml:space="preserve">obtained and reviewed the Industry Report, and discussed with CIC on its view that (a) there is considerable demand for the Group’s GJ AI workforce solutions in China, </w:t>
      </w:r>
      <w:del w:id="94" w:author="JHHK" w:date="2026-05-11T22:05:00Z">
        <w:r w:rsidRPr="00DA5DE4" w:rsidDel="007D16A3">
          <w:rPr>
            <w:rFonts w:ascii="Times New Roman" w:hAnsi="Times New Roman" w:cs="Times New Roman"/>
          </w:rPr>
          <w:delText xml:space="preserve">and </w:delText>
        </w:r>
      </w:del>
      <w:r w:rsidRPr="00DA5DE4">
        <w:rPr>
          <w:rFonts w:ascii="Times New Roman" w:hAnsi="Times New Roman" w:cs="Times New Roman"/>
        </w:rPr>
        <w:t>(b)</w:t>
      </w:r>
      <w:ins w:id="95" w:author="JHHK" w:date="2026-05-11T22:08:00Z">
        <w:r w:rsidR="007D16A3">
          <w:rPr>
            <w:rFonts w:ascii="Times New Roman" w:hAnsi="Times New Roman" w:cs="Times New Roman"/>
          </w:rPr>
          <w:t xml:space="preserve"> [</w:t>
        </w:r>
      </w:ins>
      <w:ins w:id="96" w:author="JHHK" w:date="2026-05-11T22:23:00Z">
        <w:r w:rsidR="006872B9">
          <w:rPr>
            <w:rFonts w:ascii="Times New Roman" w:hAnsi="Times New Roman" w:cs="Times New Roman"/>
          </w:rPr>
          <w:t>t</w:t>
        </w:r>
      </w:ins>
      <w:ins w:id="97" w:author="JHHK" w:date="2026-05-11T22:18:00Z">
        <w:r w:rsidR="006872B9" w:rsidRPr="006872B9">
          <w:rPr>
            <w:rFonts w:ascii="Times New Roman" w:hAnsi="Times New Roman" w:cs="Times New Roman"/>
          </w:rPr>
          <w:t>he integrators purchas</w:t>
        </w:r>
      </w:ins>
      <w:ins w:id="98" w:author="JHHK" w:date="2026-05-11T22:23:00Z">
        <w:r w:rsidR="006872B9">
          <w:rPr>
            <w:rFonts w:ascii="Times New Roman" w:hAnsi="Times New Roman" w:cs="Times New Roman"/>
          </w:rPr>
          <w:t>ing</w:t>
        </w:r>
      </w:ins>
      <w:ins w:id="99" w:author="JHHK" w:date="2026-05-11T22:18:00Z">
        <w:r w:rsidR="006872B9" w:rsidRPr="006872B9">
          <w:rPr>
            <w:rFonts w:ascii="Times New Roman" w:hAnsi="Times New Roman" w:cs="Times New Roman"/>
          </w:rPr>
          <w:t xml:space="preserve"> solutions from the </w:t>
        </w:r>
      </w:ins>
      <w:ins w:id="100" w:author="JHHK" w:date="2026-05-11T22:23:00Z">
        <w:r w:rsidR="006872B9">
          <w:rPr>
            <w:rFonts w:ascii="Times New Roman" w:hAnsi="Times New Roman" w:cs="Times New Roman"/>
          </w:rPr>
          <w:t>Group</w:t>
        </w:r>
      </w:ins>
      <w:ins w:id="101" w:author="JHHK" w:date="2026-05-11T22:18:00Z">
        <w:r w:rsidR="006872B9" w:rsidRPr="006872B9">
          <w:rPr>
            <w:rFonts w:ascii="Times New Roman" w:hAnsi="Times New Roman" w:cs="Times New Roman"/>
          </w:rPr>
          <w:t xml:space="preserve"> and then integrat</w:t>
        </w:r>
      </w:ins>
      <w:ins w:id="102" w:author="JHHK" w:date="2026-05-11T22:23:00Z">
        <w:r w:rsidR="006872B9">
          <w:rPr>
            <w:rFonts w:ascii="Times New Roman" w:hAnsi="Times New Roman" w:cs="Times New Roman"/>
          </w:rPr>
          <w:t>ing</w:t>
        </w:r>
      </w:ins>
      <w:ins w:id="103" w:author="JHHK" w:date="2026-05-11T22:18:00Z">
        <w:r w:rsidR="006872B9" w:rsidRPr="006872B9">
          <w:rPr>
            <w:rFonts w:ascii="Times New Roman" w:hAnsi="Times New Roman" w:cs="Times New Roman"/>
          </w:rPr>
          <w:t xml:space="preserve"> into their own comprehensive solutions to the end users</w:t>
        </w:r>
        <w:r w:rsidR="006872B9">
          <w:rPr>
            <w:rFonts w:ascii="Times New Roman" w:hAnsi="Times New Roman" w:cs="Times New Roman"/>
          </w:rPr>
          <w:t xml:space="preserve"> is in line wi</w:t>
        </w:r>
      </w:ins>
      <w:ins w:id="104" w:author="JHHK" w:date="2026-05-11T22:19:00Z">
        <w:r w:rsidR="006872B9">
          <w:rPr>
            <w:rFonts w:ascii="Times New Roman" w:hAnsi="Times New Roman" w:cs="Times New Roman"/>
          </w:rPr>
          <w:t>th the industry norms</w:t>
        </w:r>
      </w:ins>
      <w:ins w:id="105" w:author="JHHK" w:date="2026-05-11T22:08:00Z">
        <w:r w:rsidR="007D16A3">
          <w:rPr>
            <w:rFonts w:ascii="Times New Roman" w:hAnsi="Times New Roman" w:cs="Times New Roman"/>
          </w:rPr>
          <w:t>]</w:t>
        </w:r>
      </w:ins>
      <w:del w:id="106" w:author="JHHK" w:date="2026-05-11T22:08:00Z">
        <w:r w:rsidRPr="00DA5DE4" w:rsidDel="007D16A3">
          <w:rPr>
            <w:rFonts w:ascii="Times New Roman" w:hAnsi="Times New Roman" w:cs="Times New Roman"/>
          </w:rPr>
          <w:delText xml:space="preserve"> </w:delText>
        </w:r>
      </w:del>
      <w:ins w:id="107" w:author="JHHK" w:date="2026-05-11T22:05:00Z">
        <w:r w:rsidR="007D16A3">
          <w:rPr>
            <w:rFonts w:ascii="Times New Roman" w:hAnsi="Times New Roman" w:cs="Times New Roman"/>
          </w:rPr>
          <w:t xml:space="preserve">, and (c) </w:t>
        </w:r>
      </w:ins>
      <w:r w:rsidRPr="00DA5DE4">
        <w:rPr>
          <w:rFonts w:ascii="Times New Roman" w:hAnsi="Times New Roman" w:cs="Times New Roman"/>
        </w:rPr>
        <w:t>the digital human agent markets where the Group operates have substantial growth potential</w:t>
      </w:r>
      <w:ins w:id="108" w:author="JHHK" w:date="2026-05-11T22:25:00Z">
        <w:r w:rsidR="00DB17B2">
          <w:rPr>
            <w:rFonts w:ascii="Times New Roman" w:hAnsi="Times New Roman" w:cs="Times New Roman"/>
          </w:rPr>
          <w:t>;</w:t>
        </w:r>
      </w:ins>
      <w:del w:id="109" w:author="JHHK" w:date="2026-05-11T22:25:00Z">
        <w:r w:rsidRPr="00DA5DE4" w:rsidDel="00DB17B2">
          <w:rPr>
            <w:rFonts w:ascii="Times New Roman" w:hAnsi="Times New Roman" w:cs="Times New Roman"/>
          </w:rPr>
          <w:delText>.</w:delText>
        </w:r>
      </w:del>
      <w:ins w:id="110" w:author="JHHK" w:date="2026-05-11T22:05:00Z">
        <w:r w:rsidR="007D16A3">
          <w:rPr>
            <w:rFonts w:ascii="Times New Roman" w:hAnsi="Times New Roman" w:cs="Times New Roman"/>
          </w:rPr>
          <w:t xml:space="preserve"> </w:t>
        </w:r>
        <w:r w:rsidR="007D16A3" w:rsidRPr="00D973B5">
          <w:rPr>
            <w:rFonts w:ascii="Times New Roman" w:hAnsi="Times New Roman" w:cs="Times New Roman"/>
            <w:b/>
            <w:bCs/>
            <w:i/>
            <w:iCs/>
            <w:highlight w:val="yellow"/>
          </w:rPr>
          <w:t>[N.B. CIC to confirm]</w:t>
        </w:r>
      </w:ins>
    </w:p>
    <w:p w14:paraId="359769BC" w14:textId="77777777" w:rsidR="00DB17B2" w:rsidRPr="00D973B5" w:rsidRDefault="00DB17B2" w:rsidP="00D973B5">
      <w:pPr>
        <w:pStyle w:val="ListParagraph"/>
        <w:rPr>
          <w:ins w:id="111" w:author="JHHK" w:date="2026-05-11T22:25:00Z"/>
          <w:rFonts w:ascii="Times New Roman" w:hAnsi="Times New Roman" w:cs="Times New Roman"/>
        </w:rPr>
      </w:pPr>
    </w:p>
    <w:p w14:paraId="577E3C72" w14:textId="0760A8EC" w:rsidR="00DB17B2" w:rsidRDefault="00D973B5" w:rsidP="00DA5DE4">
      <w:pPr>
        <w:pStyle w:val="ListParagraph"/>
        <w:numPr>
          <w:ilvl w:val="0"/>
          <w:numId w:val="2"/>
        </w:numPr>
        <w:ind w:firstLineChars="0"/>
        <w:rPr>
          <w:ins w:id="112" w:author="JHHK" w:date="2026-05-11T22:26:00Z"/>
          <w:rFonts w:ascii="Times New Roman" w:hAnsi="Times New Roman" w:cs="Times New Roman"/>
        </w:rPr>
      </w:pPr>
      <w:ins w:id="113" w:author="JHHK" w:date="2026-05-11T22:36:00Z">
        <w:r w:rsidRPr="00DB17B2">
          <w:rPr>
            <w:rFonts w:ascii="Times New Roman" w:hAnsi="Times New Roman" w:cs="Times New Roman"/>
          </w:rPr>
          <w:t>conducted desktop search</w:t>
        </w:r>
      </w:ins>
      <w:ins w:id="114" w:author="JHHK" w:date="2026-05-11T22:37:00Z">
        <w:r>
          <w:rPr>
            <w:rFonts w:ascii="Times New Roman" w:hAnsi="Times New Roman" w:cs="Times New Roman"/>
          </w:rPr>
          <w:t>es</w:t>
        </w:r>
      </w:ins>
      <w:ins w:id="115" w:author="JHHK" w:date="2026-05-11T22:39:00Z">
        <w:r>
          <w:rPr>
            <w:rFonts w:ascii="Times New Roman" w:hAnsi="Times New Roman" w:cs="Times New Roman"/>
          </w:rPr>
          <w:t xml:space="preserve"> on the </w:t>
        </w:r>
      </w:ins>
      <w:ins w:id="116" w:author="JHHK" w:date="2026-05-11T22:40:00Z">
        <w:r>
          <w:rPr>
            <w:rFonts w:ascii="Times New Roman" w:hAnsi="Times New Roman" w:cs="Times New Roman"/>
          </w:rPr>
          <w:t xml:space="preserve">background of the end users of the </w:t>
        </w:r>
      </w:ins>
      <w:ins w:id="117" w:author="JHHK" w:date="2026-05-11T22:48:00Z">
        <w:r w:rsidR="00F12773" w:rsidRPr="00DA5DE4">
          <w:rPr>
            <w:rFonts w:ascii="Times New Roman" w:hAnsi="Times New Roman" w:cs="Times New Roman"/>
          </w:rPr>
          <w:t>Five Largest Customer</w:t>
        </w:r>
      </w:ins>
      <w:ins w:id="118" w:author="JHHK" w:date="2026-05-11T22:40:00Z">
        <w:r>
          <w:rPr>
            <w:rFonts w:ascii="Times New Roman" w:hAnsi="Times New Roman" w:cs="Times New Roman"/>
          </w:rPr>
          <w:t xml:space="preserve"> and </w:t>
        </w:r>
      </w:ins>
      <w:ins w:id="119" w:author="JHHK" w:date="2026-05-11T22:54:00Z">
        <w:r w:rsidR="00F12773">
          <w:rPr>
            <w:rFonts w:ascii="Times New Roman" w:hAnsi="Times New Roman" w:cs="Times New Roman"/>
          </w:rPr>
          <w:t>[</w:t>
        </w:r>
        <w:r w:rsidR="00F12773" w:rsidRPr="00DA5DE4">
          <w:rPr>
            <w:rFonts w:ascii="Times New Roman" w:hAnsi="Times New Roman" w:cs="Times New Roman"/>
          </w:rPr>
          <w:t>nothing has come to the attention of the Joint Sponsors that would reasonably cause the Joint Sponsors to cast doubt on the</w:t>
        </w:r>
        <w:r w:rsidR="00F12773">
          <w:rPr>
            <w:rFonts w:ascii="Times New Roman" w:hAnsi="Times New Roman" w:cs="Times New Roman"/>
          </w:rPr>
          <w:t xml:space="preserve"> accuracy of the relevant disclosures in the Application Proof; and] </w:t>
        </w:r>
        <w:r w:rsidR="00F12773" w:rsidRPr="00D973B5">
          <w:rPr>
            <w:rFonts w:ascii="Times New Roman" w:hAnsi="Times New Roman" w:cs="Times New Roman"/>
            <w:b/>
            <w:bCs/>
            <w:i/>
            <w:iCs/>
            <w:highlight w:val="yellow"/>
          </w:rPr>
          <w:t>[N.B. To be conducted]</w:t>
        </w:r>
      </w:ins>
    </w:p>
    <w:p w14:paraId="20E1CA64" w14:textId="77777777" w:rsidR="00DB17B2" w:rsidRPr="00D973B5" w:rsidRDefault="00DB17B2" w:rsidP="00D973B5">
      <w:pPr>
        <w:pStyle w:val="ListParagraph"/>
        <w:rPr>
          <w:ins w:id="120" w:author="JHHK" w:date="2026-05-11T22:26:00Z"/>
          <w:rFonts w:ascii="Times New Roman" w:hAnsi="Times New Roman" w:cs="Times New Roman"/>
        </w:rPr>
      </w:pPr>
    </w:p>
    <w:p w14:paraId="691DC18F" w14:textId="21949437" w:rsidR="00DB17B2" w:rsidRPr="00D973B5" w:rsidRDefault="00DB17B2" w:rsidP="00876EB8">
      <w:pPr>
        <w:pStyle w:val="ListParagraph"/>
        <w:numPr>
          <w:ilvl w:val="0"/>
          <w:numId w:val="2"/>
        </w:numPr>
        <w:ind w:firstLineChars="0"/>
        <w:rPr>
          <w:rFonts w:ascii="Times New Roman" w:hAnsi="Times New Roman" w:cs="Times New Roman"/>
        </w:rPr>
      </w:pPr>
      <w:ins w:id="121" w:author="JHHK" w:date="2026-05-11T22:26:00Z">
        <w:r w:rsidRPr="00DB17B2">
          <w:rPr>
            <w:rFonts w:ascii="Times New Roman" w:hAnsi="Times New Roman" w:cs="Times New Roman"/>
          </w:rPr>
          <w:t>conducted desktop search</w:t>
        </w:r>
      </w:ins>
      <w:ins w:id="122" w:author="JHHK" w:date="2026-05-11T22:37:00Z">
        <w:r w:rsidR="00D973B5">
          <w:rPr>
            <w:rFonts w:ascii="Times New Roman" w:hAnsi="Times New Roman" w:cs="Times New Roman" w:hint="eastAsia"/>
          </w:rPr>
          <w:t>es</w:t>
        </w:r>
      </w:ins>
      <w:ins w:id="123" w:author="JHHK" w:date="2026-05-11T22:26:00Z">
        <w:r w:rsidRPr="00DB17B2">
          <w:rPr>
            <w:rFonts w:ascii="Times New Roman" w:hAnsi="Times New Roman" w:cs="Times New Roman"/>
          </w:rPr>
          <w:t xml:space="preserve"> on third party sources to independently check the </w:t>
        </w:r>
      </w:ins>
      <w:ins w:id="124" w:author="JHHK" w:date="2026-05-11T22:29:00Z">
        <w:r w:rsidR="00B06783">
          <w:rPr>
            <w:rFonts w:ascii="Times New Roman" w:hAnsi="Times New Roman" w:cs="Times New Roman"/>
          </w:rPr>
          <w:t>[</w:t>
        </w:r>
      </w:ins>
      <w:ins w:id="125" w:author="JHHK" w:date="2026-05-11T22:52:00Z">
        <w:r w:rsidR="00F12773">
          <w:rPr>
            <w:rFonts w:ascii="Times New Roman" w:hAnsi="Times New Roman" w:cs="Times New Roman" w:hint="eastAsia"/>
          </w:rPr>
          <w:t>existence</w:t>
        </w:r>
      </w:ins>
      <w:ins w:id="126" w:author="JHHK" w:date="2026-05-11T22:29:00Z">
        <w:r w:rsidR="00B06783" w:rsidRPr="00B06783">
          <w:rPr>
            <w:rFonts w:ascii="Times New Roman" w:hAnsi="Times New Roman" w:cs="Times New Roman"/>
          </w:rPr>
          <w:t xml:space="preserve"> of sales </w:t>
        </w:r>
        <w:r w:rsidR="00B06783">
          <w:rPr>
            <w:rFonts w:ascii="Times New Roman" w:hAnsi="Times New Roman" w:cs="Times New Roman"/>
          </w:rPr>
          <w:t xml:space="preserve">of the Group’s solutions </w:t>
        </w:r>
        <w:r w:rsidR="00B06783" w:rsidRPr="00B06783">
          <w:rPr>
            <w:rFonts w:ascii="Times New Roman" w:hAnsi="Times New Roman" w:cs="Times New Roman"/>
          </w:rPr>
          <w:t xml:space="preserve">to </w:t>
        </w:r>
        <w:r w:rsidR="00B06783">
          <w:rPr>
            <w:rFonts w:ascii="Times New Roman" w:hAnsi="Times New Roman" w:cs="Times New Roman"/>
          </w:rPr>
          <w:t>the integrators’</w:t>
        </w:r>
        <w:r w:rsidR="00B06783" w:rsidRPr="00B06783">
          <w:rPr>
            <w:rFonts w:ascii="Times New Roman" w:hAnsi="Times New Roman" w:cs="Times New Roman"/>
          </w:rPr>
          <w:t xml:space="preserve"> end users</w:t>
        </w:r>
        <w:r w:rsidR="00B06783">
          <w:rPr>
            <w:rFonts w:ascii="Times New Roman" w:hAnsi="Times New Roman" w:cs="Times New Roman"/>
          </w:rPr>
          <w:t>]</w:t>
        </w:r>
      </w:ins>
      <w:ins w:id="127" w:author="JHHK" w:date="2026-05-11T22:26:00Z">
        <w:r w:rsidRPr="00DB17B2">
          <w:rPr>
            <w:rFonts w:ascii="Times New Roman" w:hAnsi="Times New Roman" w:cs="Times New Roman"/>
          </w:rPr>
          <w:t xml:space="preserve">, </w:t>
        </w:r>
      </w:ins>
      <w:ins w:id="128" w:author="JHHK" w:date="2026-05-11T22:34:00Z">
        <w:r w:rsidR="00B06783">
          <w:rPr>
            <w:rFonts w:ascii="Times New Roman" w:hAnsi="Times New Roman" w:cs="Times New Roman"/>
          </w:rPr>
          <w:t>such as</w:t>
        </w:r>
      </w:ins>
      <w:ins w:id="129" w:author="JHHK" w:date="2026-05-11T22:29:00Z">
        <w:r w:rsidR="00B06783">
          <w:rPr>
            <w:rFonts w:ascii="Times New Roman" w:hAnsi="Times New Roman" w:cs="Times New Roman"/>
          </w:rPr>
          <w:t xml:space="preserve"> </w:t>
        </w:r>
      </w:ins>
      <w:ins w:id="130" w:author="JHHK" w:date="2026-05-11T22:32:00Z">
        <w:r w:rsidR="00B06783">
          <w:rPr>
            <w:rFonts w:ascii="Times New Roman" w:hAnsi="Times New Roman" w:cs="Times New Roman"/>
          </w:rPr>
          <w:t xml:space="preserve">sales of the </w:t>
        </w:r>
      </w:ins>
      <w:ins w:id="131" w:author="JHHK" w:date="2026-05-11T22:33:00Z">
        <w:r w:rsidR="00B06783">
          <w:rPr>
            <w:rFonts w:ascii="Times New Roman" w:hAnsi="Times New Roman" w:cs="Times New Roman"/>
          </w:rPr>
          <w:t>Group’s</w:t>
        </w:r>
      </w:ins>
      <w:ins w:id="132" w:author="JHHK" w:date="2026-05-11T22:34:00Z">
        <w:r w:rsidR="00B06783">
          <w:rPr>
            <w:rFonts w:ascii="Times New Roman" w:hAnsi="Times New Roman" w:cs="Times New Roman"/>
          </w:rPr>
          <w:t xml:space="preserve"> digital human agents on </w:t>
        </w:r>
        <w:r w:rsidR="00876EB8">
          <w:rPr>
            <w:rFonts w:ascii="Times New Roman" w:hAnsi="Times New Roman" w:cs="Times New Roman" w:hint="eastAsia"/>
          </w:rPr>
          <w:t>official</w:t>
        </w:r>
        <w:r w:rsidR="00876EB8">
          <w:rPr>
            <w:rFonts w:ascii="Times New Roman" w:hAnsi="Times New Roman" w:cs="Times New Roman"/>
          </w:rPr>
          <w:t xml:space="preserve"> websites of </w:t>
        </w:r>
      </w:ins>
      <w:ins w:id="133" w:author="JHHK" w:date="2026-05-11T22:36:00Z">
        <w:r w:rsidR="00876EB8" w:rsidRPr="00876EB8">
          <w:rPr>
            <w:rFonts w:ascii="Times New Roman" w:hAnsi="Times New Roman" w:cs="Times New Roman"/>
          </w:rPr>
          <w:t xml:space="preserve">Huawei Cloud Computing Technologies Co., Ltd. </w:t>
        </w:r>
        <w:r w:rsidR="00876EB8" w:rsidRPr="00D973B5">
          <w:rPr>
            <w:rFonts w:ascii="Times New Roman" w:eastAsia="SimSun" w:hAnsi="Times New Roman" w:cs="Times New Roman"/>
          </w:rPr>
          <w:t>(</w:t>
        </w:r>
        <w:r w:rsidR="00876EB8" w:rsidRPr="00D973B5">
          <w:rPr>
            <w:rFonts w:ascii="Times New Roman" w:eastAsia="SimSun" w:hAnsi="Times New Roman" w:cs="Times New Roman"/>
          </w:rPr>
          <w:t>华为云计算技术有限公司</w:t>
        </w:r>
        <w:r w:rsidR="00876EB8" w:rsidRPr="00D973B5">
          <w:rPr>
            <w:rFonts w:ascii="Times New Roman" w:eastAsia="SimSun" w:hAnsi="Times New Roman" w:cs="Times New Roman"/>
          </w:rPr>
          <w:t>)</w:t>
        </w:r>
      </w:ins>
      <w:ins w:id="134" w:author="JHHK" w:date="2026-05-11T22:33:00Z">
        <w:r w:rsidR="00B06783" w:rsidRPr="00D973B5">
          <w:rPr>
            <w:rFonts w:ascii="Times New Roman" w:hAnsi="Times New Roman" w:cs="Times New Roman"/>
          </w:rPr>
          <w:t xml:space="preserve"> </w:t>
        </w:r>
      </w:ins>
      <w:ins w:id="135" w:author="JHHK" w:date="2026-05-11T22:29:00Z">
        <w:r w:rsidR="00B06783" w:rsidRPr="00D973B5">
          <w:rPr>
            <w:rFonts w:ascii="Times New Roman" w:hAnsi="Times New Roman" w:cs="Times New Roman"/>
          </w:rPr>
          <w:t>and [*]</w:t>
        </w:r>
      </w:ins>
      <w:ins w:id="136" w:author="JHHK" w:date="2026-05-11T22:30:00Z">
        <w:r w:rsidR="00B06783" w:rsidRPr="00D973B5">
          <w:rPr>
            <w:rFonts w:ascii="Times New Roman" w:hAnsi="Times New Roman" w:cs="Times New Roman"/>
          </w:rPr>
          <w:t xml:space="preserve">. </w:t>
        </w:r>
        <w:r w:rsidR="00B06783" w:rsidRPr="00D973B5">
          <w:rPr>
            <w:rFonts w:ascii="Times New Roman" w:hAnsi="Times New Roman" w:cs="Times New Roman"/>
            <w:b/>
            <w:bCs/>
            <w:i/>
            <w:iCs/>
            <w:highlight w:val="yellow"/>
          </w:rPr>
          <w:t>[N.B. To be conducted]</w:t>
        </w:r>
      </w:ins>
    </w:p>
    <w:p w14:paraId="5C8EBB9B" w14:textId="3ADA8D1D" w:rsidR="00DA5DE4" w:rsidRDefault="00DA5DE4" w:rsidP="004F0B13">
      <w:pPr>
        <w:rPr>
          <w:rFonts w:ascii="Times New Roman" w:hAnsi="Times New Roman" w:cs="Times New Roman"/>
        </w:rPr>
      </w:pPr>
    </w:p>
    <w:p w14:paraId="6D64587D" w14:textId="79756AA3" w:rsidR="00D973B5" w:rsidRDefault="00D973B5">
      <w:pPr>
        <w:widowControl/>
        <w:jc w:val="left"/>
        <w:rPr>
          <w:ins w:id="137" w:author="JHHK" w:date="2026-05-11T22:37:00Z"/>
          <w:rFonts w:ascii="Times New Roman" w:hAnsi="Times New Roman" w:cs="Times New Roman"/>
        </w:rPr>
      </w:pPr>
      <w:ins w:id="138" w:author="JHHK" w:date="2026-05-11T22:37:00Z">
        <w:r>
          <w:rPr>
            <w:rFonts w:ascii="Times New Roman" w:hAnsi="Times New Roman" w:cs="Times New Roman"/>
          </w:rPr>
          <w:br w:type="page"/>
        </w:r>
      </w:ins>
    </w:p>
    <w:p w14:paraId="04261353" w14:textId="3F40B32C" w:rsidR="00D973B5" w:rsidRPr="00B2267B" w:rsidRDefault="00D973B5" w:rsidP="00D973B5">
      <w:pPr>
        <w:rPr>
          <w:rFonts w:ascii="Times New Roman" w:hAnsi="Times New Roman" w:cs="Times New Roman"/>
          <w:u w:val="single"/>
        </w:rPr>
      </w:pPr>
      <w:r w:rsidRPr="00B2267B">
        <w:rPr>
          <w:rFonts w:ascii="Times New Roman" w:hAnsi="Times New Roman" w:cs="Times New Roman" w:hint="eastAsia"/>
          <w:u w:val="single"/>
        </w:rPr>
        <w:lastRenderedPageBreak/>
        <w:t>Q</w:t>
      </w:r>
      <w:r w:rsidRPr="00B2267B">
        <w:rPr>
          <w:rFonts w:ascii="Times New Roman" w:hAnsi="Times New Roman" w:cs="Times New Roman"/>
          <w:u w:val="single"/>
        </w:rPr>
        <w:t>2(b)</w:t>
      </w:r>
    </w:p>
    <w:p w14:paraId="43C005E8" w14:textId="77777777" w:rsidR="00D973B5" w:rsidRDefault="00D973B5" w:rsidP="00D973B5">
      <w:pPr>
        <w:rPr>
          <w:rFonts w:ascii="Times New Roman" w:hAnsi="Times New Roman" w:cs="Times New Roman"/>
        </w:rPr>
      </w:pPr>
    </w:p>
    <w:p w14:paraId="38AF7C4F" w14:textId="4910A47B" w:rsidR="00D973B5" w:rsidRPr="00DA5DE4" w:rsidRDefault="00D973B5" w:rsidP="00D973B5">
      <w:pPr>
        <w:rPr>
          <w:rFonts w:ascii="Times New Roman" w:hAnsi="Times New Roman" w:cs="Times New Roman"/>
        </w:rPr>
      </w:pPr>
      <w:r w:rsidRPr="00DA5DE4">
        <w:rPr>
          <w:rFonts w:ascii="Times New Roman" w:hAnsi="Times New Roman" w:cs="Times New Roman"/>
        </w:rPr>
        <w:t xml:space="preserve">The Joint Sponsors conducted the following due diligence steps, with a conclusion that </w:t>
      </w:r>
      <w:r>
        <w:rPr>
          <w:rFonts w:ascii="Times New Roman" w:hAnsi="Times New Roman" w:cs="Times New Roman"/>
        </w:rPr>
        <w:t>[</w:t>
      </w:r>
      <w:r w:rsidRPr="00DA5DE4">
        <w:rPr>
          <w:rFonts w:ascii="Times New Roman" w:hAnsi="Times New Roman" w:cs="Times New Roman"/>
        </w:rPr>
        <w:t xml:space="preserve">nothing has come to the attention of the Joint Sponsors that would reasonably cause the Joint Sponsors to cast doubt on </w:t>
      </w:r>
      <w:r>
        <w:rPr>
          <w:rFonts w:ascii="Times New Roman" w:hAnsi="Times New Roman" w:cs="Times New Roman"/>
        </w:rPr>
        <w:t xml:space="preserve">the </w:t>
      </w:r>
      <w:r w:rsidRPr="00D973B5">
        <w:rPr>
          <w:rFonts w:ascii="Times New Roman" w:hAnsi="Times New Roman" w:cs="Times New Roman"/>
        </w:rPr>
        <w:t xml:space="preserve">accuracy of the cut-off of the Group’s annual revenue, in particular the revenue attributable to Customer A, </w:t>
      </w:r>
      <w:r>
        <w:rPr>
          <w:rFonts w:ascii="Times New Roman" w:hAnsi="Times New Roman" w:cs="Times New Roman"/>
        </w:rPr>
        <w:t>during</w:t>
      </w:r>
      <w:r w:rsidRPr="00D973B5">
        <w:rPr>
          <w:rFonts w:ascii="Times New Roman" w:hAnsi="Times New Roman" w:cs="Times New Roman"/>
        </w:rPr>
        <w:t xml:space="preserve"> the Track Record Period</w:t>
      </w:r>
      <w:r>
        <w:rPr>
          <w:rFonts w:ascii="Times New Roman" w:hAnsi="Times New Roman" w:cs="Times New Roman"/>
        </w:rPr>
        <w:t>]</w:t>
      </w:r>
      <w:r w:rsidRPr="00DA5DE4">
        <w:rPr>
          <w:rFonts w:ascii="Times New Roman" w:hAnsi="Times New Roman" w:cs="Times New Roman"/>
        </w:rPr>
        <w:t>:</w:t>
      </w:r>
    </w:p>
    <w:p w14:paraId="2888EF58" w14:textId="588D3514" w:rsidR="00DA5DE4" w:rsidRDefault="00DA5DE4" w:rsidP="004F0B13">
      <w:pPr>
        <w:rPr>
          <w:rFonts w:ascii="Times New Roman" w:hAnsi="Times New Roman" w:cs="Times New Roman"/>
        </w:rPr>
      </w:pPr>
    </w:p>
    <w:p w14:paraId="1B02BB40" w14:textId="58ECA1DD" w:rsidR="00D973B5" w:rsidRDefault="00506F58" w:rsidP="00D973B5">
      <w:pPr>
        <w:pStyle w:val="ListParagraph"/>
        <w:numPr>
          <w:ilvl w:val="0"/>
          <w:numId w:val="1"/>
        </w:numPr>
        <w:ind w:firstLineChars="0"/>
        <w:rPr>
          <w:rFonts w:ascii="Times New Roman" w:hAnsi="Times New Roman" w:cs="Times New Roman"/>
        </w:rPr>
      </w:pPr>
      <w:r w:rsidRPr="00C72208">
        <w:rPr>
          <w:rFonts w:ascii="Times New Roman" w:hAnsi="Times New Roman" w:cs="Times New Roman"/>
        </w:rPr>
        <w:t xml:space="preserve">conducted financial due diligence interview with management of the Company to understand, among others, </w:t>
      </w:r>
      <w:r w:rsidR="00473E82" w:rsidRPr="00C72208">
        <w:rPr>
          <w:rFonts w:ascii="Times New Roman" w:hAnsi="Times New Roman" w:cs="Times New Roman"/>
        </w:rPr>
        <w:t>[</w:t>
      </w:r>
      <w:r w:rsidR="008F3548">
        <w:rPr>
          <w:rFonts w:ascii="Times New Roman" w:hAnsi="Times New Roman" w:cs="Times New Roman" w:hint="eastAsia"/>
        </w:rPr>
        <w:t>accounting</w:t>
      </w:r>
      <w:r w:rsidR="008F3548">
        <w:rPr>
          <w:rFonts w:ascii="Times New Roman" w:hAnsi="Times New Roman" w:cs="Times New Roman"/>
        </w:rPr>
        <w:t xml:space="preserve"> policies of the Group, and that </w:t>
      </w:r>
      <w:r w:rsidR="00473E82" w:rsidRPr="00C72208">
        <w:rPr>
          <w:rFonts w:ascii="Times New Roman" w:hAnsi="Times New Roman" w:cs="Times New Roman"/>
        </w:rPr>
        <w:t xml:space="preserve">the Group </w:t>
      </w:r>
      <w:r w:rsidRPr="00C72208">
        <w:rPr>
          <w:rFonts w:ascii="Times New Roman" w:hAnsi="Times New Roman" w:cs="Times New Roman"/>
        </w:rPr>
        <w:t>typically recognize revenue upon acceptance by the customer</w:t>
      </w:r>
      <w:r w:rsidR="00473E82" w:rsidRPr="00C72208">
        <w:rPr>
          <w:rFonts w:ascii="Times New Roman" w:hAnsi="Times New Roman" w:cs="Times New Roman"/>
        </w:rPr>
        <w:t>s;]</w:t>
      </w:r>
    </w:p>
    <w:p w14:paraId="620688D9" w14:textId="77777777" w:rsidR="00C72208" w:rsidRDefault="00C72208" w:rsidP="00C72208">
      <w:pPr>
        <w:pStyle w:val="ListParagraph"/>
        <w:ind w:left="420" w:firstLineChars="0" w:firstLine="0"/>
        <w:rPr>
          <w:rFonts w:ascii="Times New Roman" w:hAnsi="Times New Roman" w:cs="Times New Roman"/>
        </w:rPr>
      </w:pPr>
    </w:p>
    <w:p w14:paraId="5BB2DE3C" w14:textId="4858F3E9" w:rsidR="00C72208" w:rsidRDefault="00C17408" w:rsidP="00D973B5">
      <w:pPr>
        <w:pStyle w:val="ListParagraph"/>
        <w:numPr>
          <w:ilvl w:val="0"/>
          <w:numId w:val="1"/>
        </w:numPr>
        <w:ind w:firstLineChars="0"/>
        <w:rPr>
          <w:rFonts w:ascii="Times New Roman" w:hAnsi="Times New Roman" w:cs="Times New Roman"/>
        </w:rPr>
      </w:pPr>
      <w:r w:rsidRPr="004F0B13">
        <w:rPr>
          <w:rFonts w:ascii="Times New Roman" w:hAnsi="Times New Roman" w:cs="Times New Roman"/>
        </w:rPr>
        <w:t>obtained and reviewed</w:t>
      </w:r>
      <w:r w:rsidR="008F3548">
        <w:rPr>
          <w:rFonts w:ascii="Times New Roman" w:hAnsi="Times New Roman" w:cs="Times New Roman"/>
        </w:rPr>
        <w:t xml:space="preserve"> the Group’s list of projects (including name of the customers, r</w:t>
      </w:r>
      <w:r w:rsidR="008F3548" w:rsidRPr="008F3548">
        <w:rPr>
          <w:rFonts w:ascii="Times New Roman" w:hAnsi="Times New Roman" w:cs="Times New Roman"/>
        </w:rPr>
        <w:t>evenue contribution</w:t>
      </w:r>
      <w:r w:rsidR="008F3548">
        <w:rPr>
          <w:rFonts w:ascii="Times New Roman" w:hAnsi="Times New Roman" w:cs="Times New Roman"/>
        </w:rPr>
        <w:t xml:space="preserve">, date of commencement and acceptance date) </w:t>
      </w:r>
      <w:r w:rsidR="008F3548" w:rsidRPr="008F3548">
        <w:rPr>
          <w:rFonts w:ascii="Times New Roman" w:hAnsi="Times New Roman" w:cs="Times New Roman"/>
        </w:rPr>
        <w:t xml:space="preserve">during the Track Record Period, and [did sample cross examination with the draft Accountants’ Report and walkthrough documents, and did not notice any material inconsistencies;] </w:t>
      </w:r>
      <w:r w:rsidR="008F3548" w:rsidRPr="008F3548">
        <w:rPr>
          <w:rFonts w:ascii="Times New Roman" w:hAnsi="Times New Roman" w:cs="Times New Roman"/>
          <w:b/>
          <w:bCs/>
          <w:i/>
          <w:iCs/>
          <w:highlight w:val="yellow"/>
        </w:rPr>
        <w:t>[N.B. Sponsors to confirm]</w:t>
      </w:r>
    </w:p>
    <w:p w14:paraId="02D53CE3" w14:textId="77777777" w:rsidR="00C17408" w:rsidRPr="00C17408" w:rsidRDefault="00C17408" w:rsidP="00C17408">
      <w:pPr>
        <w:pStyle w:val="ListParagraph"/>
        <w:rPr>
          <w:rFonts w:ascii="Times New Roman" w:hAnsi="Times New Roman" w:cs="Times New Roman"/>
        </w:rPr>
      </w:pPr>
    </w:p>
    <w:p w14:paraId="6783159A" w14:textId="29E8E163" w:rsidR="00C17408" w:rsidRDefault="00C17408" w:rsidP="00D973B5">
      <w:pPr>
        <w:pStyle w:val="ListParagraph"/>
        <w:numPr>
          <w:ilvl w:val="0"/>
          <w:numId w:val="1"/>
        </w:numPr>
        <w:ind w:firstLineChars="0"/>
        <w:rPr>
          <w:rFonts w:ascii="Times New Roman" w:hAnsi="Times New Roman" w:cs="Times New Roman"/>
        </w:rPr>
      </w:pPr>
      <w:r w:rsidRPr="004F0B13">
        <w:rPr>
          <w:rFonts w:ascii="Times New Roman" w:hAnsi="Times New Roman" w:cs="Times New Roman"/>
        </w:rPr>
        <w:t>obtained and reviewed</w:t>
      </w:r>
      <w:r w:rsidR="008F3548">
        <w:rPr>
          <w:rFonts w:ascii="Times New Roman" w:hAnsi="Times New Roman" w:cs="Times New Roman"/>
        </w:rPr>
        <w:t>, on a sampling basis, the transaction contracts and [</w:t>
      </w:r>
      <w:r w:rsidR="008F3548">
        <w:rPr>
          <w:rFonts w:ascii="Times New Roman" w:hAnsi="Times New Roman" w:cs="Times New Roman" w:hint="eastAsia"/>
        </w:rPr>
        <w:t>acceptance</w:t>
      </w:r>
      <w:r w:rsidR="008F3548">
        <w:rPr>
          <w:rFonts w:ascii="Times New Roman" w:hAnsi="Times New Roman" w:cs="Times New Roman"/>
        </w:rPr>
        <w:t xml:space="preserve"> proof] of the Group’s major customers (including Customer A) to understand [the payment terms of such major customers</w:t>
      </w:r>
      <w:proofErr w:type="gramStart"/>
      <w:r w:rsidR="008F3548">
        <w:rPr>
          <w:rFonts w:ascii="Times New Roman" w:hAnsi="Times New Roman" w:cs="Times New Roman"/>
        </w:rPr>
        <w:t>];</w:t>
      </w:r>
      <w:proofErr w:type="gramEnd"/>
    </w:p>
    <w:p w14:paraId="663CCE0A" w14:textId="77777777" w:rsidR="00C17408" w:rsidRPr="00C17408" w:rsidRDefault="00C17408" w:rsidP="00C17408">
      <w:pPr>
        <w:pStyle w:val="ListParagraph"/>
        <w:rPr>
          <w:rFonts w:ascii="Times New Roman" w:hAnsi="Times New Roman" w:cs="Times New Roman"/>
        </w:rPr>
      </w:pPr>
    </w:p>
    <w:p w14:paraId="1C077C6B" w14:textId="31C48255" w:rsidR="00C17408" w:rsidRDefault="00C17408" w:rsidP="00D973B5">
      <w:pPr>
        <w:pStyle w:val="ListParagraph"/>
        <w:numPr>
          <w:ilvl w:val="0"/>
          <w:numId w:val="1"/>
        </w:numPr>
        <w:ind w:firstLineChars="0"/>
        <w:rPr>
          <w:rFonts w:ascii="Times New Roman" w:hAnsi="Times New Roman" w:cs="Times New Roman"/>
        </w:rPr>
      </w:pPr>
      <w:r w:rsidRPr="00C17408">
        <w:rPr>
          <w:rFonts w:ascii="Times New Roman" w:hAnsi="Times New Roman" w:cs="Times New Roman"/>
        </w:rPr>
        <w:t xml:space="preserve">conducted due diligence interviews with and site visits to major customers of the Group (including </w:t>
      </w:r>
      <w:r w:rsidR="008F3548">
        <w:rPr>
          <w:rFonts w:ascii="Times New Roman" w:hAnsi="Times New Roman" w:cs="Times New Roman"/>
        </w:rPr>
        <w:t>Customer A</w:t>
      </w:r>
      <w:r w:rsidRPr="00C17408">
        <w:rPr>
          <w:rFonts w:ascii="Times New Roman" w:hAnsi="Times New Roman" w:cs="Times New Roman"/>
        </w:rPr>
        <w:t xml:space="preserve">) to understand, among others, </w:t>
      </w:r>
      <w:r w:rsidR="009C2B25">
        <w:rPr>
          <w:rFonts w:ascii="Times New Roman" w:hAnsi="Times New Roman" w:cs="Times New Roman"/>
        </w:rPr>
        <w:t>[</w:t>
      </w:r>
      <w:r w:rsidRPr="00C17408">
        <w:rPr>
          <w:rFonts w:ascii="Times New Roman" w:hAnsi="Times New Roman" w:cs="Times New Roman"/>
        </w:rPr>
        <w:t>(a) background information of the major customers, (b) transactional amount and during the Track Record Period, (</w:t>
      </w:r>
      <w:r w:rsidR="008F3548">
        <w:rPr>
          <w:rFonts w:ascii="Times New Roman" w:hAnsi="Times New Roman" w:cs="Times New Roman" w:hint="eastAsia"/>
        </w:rPr>
        <w:t>c</w:t>
      </w:r>
      <w:r w:rsidRPr="00C17408">
        <w:rPr>
          <w:rFonts w:ascii="Times New Roman" w:hAnsi="Times New Roman" w:cs="Times New Roman"/>
        </w:rPr>
        <w:t xml:space="preserve">) </w:t>
      </w:r>
      <w:r w:rsidR="008F3548">
        <w:rPr>
          <w:rFonts w:ascii="Times New Roman" w:hAnsi="Times New Roman" w:cs="Times New Roman"/>
        </w:rPr>
        <w:t xml:space="preserve">payment terms, and (d) </w:t>
      </w:r>
      <w:r w:rsidR="008F3548">
        <w:rPr>
          <w:rFonts w:ascii="Times New Roman" w:hAnsi="Times New Roman" w:cs="Times New Roman" w:hint="eastAsia"/>
        </w:rPr>
        <w:t>acceptance</w:t>
      </w:r>
      <w:r w:rsidR="008F3548">
        <w:rPr>
          <w:rFonts w:ascii="Times New Roman" w:hAnsi="Times New Roman" w:cs="Times New Roman"/>
        </w:rPr>
        <w:t xml:space="preserve"> procedures</w:t>
      </w:r>
      <w:proofErr w:type="gramStart"/>
      <w:r w:rsidR="009C2B25">
        <w:rPr>
          <w:rFonts w:ascii="Times New Roman" w:hAnsi="Times New Roman" w:cs="Times New Roman"/>
        </w:rPr>
        <w:t>];</w:t>
      </w:r>
      <w:proofErr w:type="gramEnd"/>
    </w:p>
    <w:p w14:paraId="63A4227F" w14:textId="77777777" w:rsidR="00C17408" w:rsidRPr="00C17408" w:rsidRDefault="00C17408" w:rsidP="00C17408">
      <w:pPr>
        <w:pStyle w:val="ListParagraph"/>
        <w:rPr>
          <w:rFonts w:ascii="Times New Roman" w:hAnsi="Times New Roman" w:cs="Times New Roman"/>
        </w:rPr>
      </w:pPr>
    </w:p>
    <w:p w14:paraId="00A561C3" w14:textId="2C112C72" w:rsidR="00C17408" w:rsidRDefault="00C17408" w:rsidP="00D973B5">
      <w:pPr>
        <w:pStyle w:val="ListParagraph"/>
        <w:numPr>
          <w:ilvl w:val="0"/>
          <w:numId w:val="1"/>
        </w:numPr>
        <w:ind w:firstLineChars="0"/>
        <w:rPr>
          <w:rFonts w:ascii="Times New Roman" w:hAnsi="Times New Roman" w:cs="Times New Roman"/>
        </w:rPr>
      </w:pPr>
      <w:r w:rsidRPr="00DA5DE4">
        <w:rPr>
          <w:rFonts w:ascii="Times New Roman" w:hAnsi="Times New Roman" w:cs="Times New Roman"/>
        </w:rPr>
        <w:t xml:space="preserve">obtained and reviewed, on a sampling basis, the walkthrough documents (such as agreements, order confirmation, delivery documents or invoices) for the transactions between the Group and its major customers (including </w:t>
      </w:r>
      <w:r w:rsidR="003B3A06">
        <w:rPr>
          <w:rFonts w:ascii="Times New Roman" w:hAnsi="Times New Roman" w:cs="Times New Roman"/>
        </w:rPr>
        <w:t>Customer A</w:t>
      </w:r>
      <w:r w:rsidRPr="00DA5DE4">
        <w:rPr>
          <w:rFonts w:ascii="Times New Roman" w:hAnsi="Times New Roman" w:cs="Times New Roman"/>
        </w:rPr>
        <w:t>) during the Track Record Period</w:t>
      </w:r>
      <w:r w:rsidR="003B3A06">
        <w:rPr>
          <w:rFonts w:ascii="Times New Roman" w:hAnsi="Times New Roman" w:cs="Times New Roman"/>
        </w:rPr>
        <w:t xml:space="preserve"> </w:t>
      </w:r>
      <w:r w:rsidR="00CB0A01" w:rsidRPr="00FE4B9C">
        <w:rPr>
          <w:rFonts w:ascii="Times New Roman" w:hAnsi="Times New Roman" w:cs="Times New Roman"/>
        </w:rPr>
        <w:t xml:space="preserve">to </w:t>
      </w:r>
      <w:r w:rsidR="00CB0A01">
        <w:rPr>
          <w:rFonts w:ascii="Times New Roman" w:hAnsi="Times New Roman" w:cs="Times New Roman"/>
        </w:rPr>
        <w:t>[</w:t>
      </w:r>
      <w:r w:rsidR="00CB0A01" w:rsidRPr="00FE4B9C">
        <w:rPr>
          <w:rFonts w:ascii="Times New Roman" w:hAnsi="Times New Roman" w:cs="Times New Roman"/>
        </w:rPr>
        <w:t xml:space="preserve">check accuracy of the </w:t>
      </w:r>
      <w:r w:rsidR="00CB0A01">
        <w:rPr>
          <w:rFonts w:ascii="Times New Roman" w:hAnsi="Times New Roman" w:cs="Times New Roman"/>
        </w:rPr>
        <w:t>information on the cut-off of the revenue generated from such major customers;]</w:t>
      </w:r>
    </w:p>
    <w:p w14:paraId="4EAB697E" w14:textId="77777777" w:rsidR="00C17408" w:rsidRPr="00C17408" w:rsidRDefault="00C17408" w:rsidP="00C17408">
      <w:pPr>
        <w:pStyle w:val="ListParagraph"/>
        <w:rPr>
          <w:rFonts w:ascii="Times New Roman" w:hAnsi="Times New Roman" w:cs="Times New Roman"/>
        </w:rPr>
      </w:pPr>
    </w:p>
    <w:p w14:paraId="0EC664B4" w14:textId="3FAE923E" w:rsidR="00C17408" w:rsidRDefault="00C17408" w:rsidP="00D973B5">
      <w:pPr>
        <w:pStyle w:val="ListParagraph"/>
        <w:numPr>
          <w:ilvl w:val="0"/>
          <w:numId w:val="1"/>
        </w:numPr>
        <w:ind w:firstLineChars="0"/>
        <w:rPr>
          <w:rFonts w:ascii="Times New Roman" w:hAnsi="Times New Roman" w:cs="Times New Roman"/>
        </w:rPr>
      </w:pPr>
      <w:r w:rsidRPr="006872B9">
        <w:rPr>
          <w:rFonts w:ascii="Times New Roman" w:hAnsi="Times New Roman" w:cs="Times New Roman"/>
        </w:rPr>
        <w:t>discussed with the Reporting Accountants and understand that they performed procedures on the Historical Financial Information (as defined in the Accountants’ Report) as a whole in accordance with HKSIR 200 “Accountants’ Reports on Historical Financial Information in Investment Circulars” issued by the HKICPA. Based on the work performed so far, and subject to the completion of certain outstanding matters as highlighted in the Reporting Accountants’ confirmation submitted herewith, no significant adjustment is expected to be made to the draft Accountants’ Report</w:t>
      </w:r>
      <w:r>
        <w:rPr>
          <w:rFonts w:ascii="Times New Roman" w:hAnsi="Times New Roman" w:cs="Times New Roman"/>
        </w:rPr>
        <w:t>;</w:t>
      </w:r>
      <w:r w:rsidR="00BD082C">
        <w:rPr>
          <w:rFonts w:ascii="Times New Roman" w:hAnsi="Times New Roman" w:cs="Times New Roman"/>
        </w:rPr>
        <w:t xml:space="preserve"> and</w:t>
      </w:r>
    </w:p>
    <w:p w14:paraId="6C120CA1" w14:textId="77777777" w:rsidR="00C17408" w:rsidRPr="00C17408" w:rsidRDefault="00C17408" w:rsidP="00C17408">
      <w:pPr>
        <w:pStyle w:val="ListParagraph"/>
        <w:rPr>
          <w:rFonts w:ascii="Times New Roman" w:hAnsi="Times New Roman" w:cs="Times New Roman"/>
        </w:rPr>
      </w:pPr>
    </w:p>
    <w:p w14:paraId="177DC2EB" w14:textId="75AE3855" w:rsidR="00C17408" w:rsidRPr="00473E82" w:rsidRDefault="00BD082C" w:rsidP="00D973B5">
      <w:pPr>
        <w:pStyle w:val="ListParagraph"/>
        <w:numPr>
          <w:ilvl w:val="0"/>
          <w:numId w:val="1"/>
        </w:numPr>
        <w:ind w:firstLineChars="0"/>
        <w:rPr>
          <w:rFonts w:ascii="Times New Roman" w:hAnsi="Times New Roman" w:cs="Times New Roman"/>
        </w:rPr>
      </w:pPr>
      <w:r>
        <w:rPr>
          <w:rFonts w:ascii="Times New Roman" w:hAnsi="Times New Roman" w:cs="Times New Roman"/>
        </w:rPr>
        <w:t>[</w:t>
      </w:r>
      <w:r w:rsidR="00C17408" w:rsidRPr="004F0B13">
        <w:rPr>
          <w:rFonts w:ascii="Times New Roman" w:hAnsi="Times New Roman" w:cs="Times New Roman"/>
        </w:rPr>
        <w:t xml:space="preserve">discussed with </w:t>
      </w:r>
      <w:r w:rsidR="00C17408">
        <w:rPr>
          <w:rFonts w:ascii="Times New Roman" w:hAnsi="Times New Roman" w:cs="Times New Roman"/>
        </w:rPr>
        <w:t>CIC</w:t>
      </w:r>
      <w:r w:rsidR="00C17408" w:rsidRPr="004F0B13">
        <w:rPr>
          <w:rFonts w:ascii="Times New Roman" w:hAnsi="Times New Roman" w:cs="Times New Roman"/>
        </w:rPr>
        <w:t xml:space="preserve"> to understand its view that</w:t>
      </w:r>
      <w:r w:rsidR="00C17408">
        <w:rPr>
          <w:rFonts w:ascii="Times New Roman" w:hAnsi="Times New Roman" w:cs="Times New Roman"/>
        </w:rPr>
        <w:t xml:space="preserve"> </w:t>
      </w:r>
      <w:r>
        <w:rPr>
          <w:rFonts w:ascii="Times New Roman" w:hAnsi="Times New Roman" w:cs="Times New Roman"/>
        </w:rPr>
        <w:t xml:space="preserve">(a) the Group </w:t>
      </w:r>
      <w:r w:rsidRPr="00BD082C">
        <w:rPr>
          <w:rFonts w:ascii="Times New Roman" w:hAnsi="Times New Roman" w:cs="Times New Roman"/>
        </w:rPr>
        <w:t>typically record</w:t>
      </w:r>
      <w:r>
        <w:rPr>
          <w:rFonts w:ascii="Times New Roman" w:hAnsi="Times New Roman" w:cs="Times New Roman"/>
        </w:rPr>
        <w:t>ing</w:t>
      </w:r>
      <w:r w:rsidRPr="00BD082C">
        <w:rPr>
          <w:rFonts w:ascii="Times New Roman" w:hAnsi="Times New Roman" w:cs="Times New Roman"/>
        </w:rPr>
        <w:t xml:space="preserve"> higher revenue from </w:t>
      </w:r>
      <w:r>
        <w:rPr>
          <w:rFonts w:ascii="Times New Roman" w:hAnsi="Times New Roman" w:cs="Times New Roman"/>
        </w:rPr>
        <w:t>its</w:t>
      </w:r>
      <w:r w:rsidRPr="00BD082C">
        <w:rPr>
          <w:rFonts w:ascii="Times New Roman" w:hAnsi="Times New Roman" w:cs="Times New Roman"/>
        </w:rPr>
        <w:t xml:space="preserve"> solutions in the second half of the fiscal year is in line with the industry norm</w:t>
      </w:r>
      <w:r>
        <w:rPr>
          <w:rFonts w:ascii="Times New Roman" w:hAnsi="Times New Roman" w:cs="Times New Roman"/>
        </w:rPr>
        <w:t>,</w:t>
      </w:r>
      <w:r w:rsidR="00F8387F">
        <w:rPr>
          <w:rFonts w:ascii="Times New Roman" w:hAnsi="Times New Roman" w:cs="Times New Roman"/>
        </w:rPr>
        <w:t xml:space="preserve"> [as [*]]</w:t>
      </w:r>
      <w:r>
        <w:rPr>
          <w:rFonts w:ascii="Times New Roman" w:hAnsi="Times New Roman" w:cs="Times New Roman"/>
        </w:rPr>
        <w:t xml:space="preserve"> and (b) </w:t>
      </w:r>
      <w:r w:rsidR="00FF69B0">
        <w:rPr>
          <w:rFonts w:ascii="Times New Roman" w:hAnsi="Times New Roman" w:cs="Times New Roman"/>
        </w:rPr>
        <w:t xml:space="preserve">the Group’s [certain major customers, such as </w:t>
      </w:r>
      <w:r w:rsidR="00FF69B0" w:rsidRPr="00FF69B0">
        <w:rPr>
          <w:rFonts w:ascii="Times New Roman" w:hAnsi="Times New Roman" w:cs="Times New Roman"/>
        </w:rPr>
        <w:t>Customer A</w:t>
      </w:r>
      <w:r w:rsidR="00FF69B0">
        <w:rPr>
          <w:rFonts w:ascii="Times New Roman" w:hAnsi="Times New Roman" w:cs="Times New Roman"/>
        </w:rPr>
        <w:t>,]</w:t>
      </w:r>
      <w:r w:rsidR="00FF69B0" w:rsidRPr="00FF69B0">
        <w:rPr>
          <w:rFonts w:ascii="Times New Roman" w:hAnsi="Times New Roman" w:cs="Times New Roman"/>
        </w:rPr>
        <w:t xml:space="preserve"> typically </w:t>
      </w:r>
      <w:r w:rsidR="00FF69B0">
        <w:rPr>
          <w:rFonts w:ascii="Times New Roman" w:hAnsi="Times New Roman" w:cs="Times New Roman"/>
        </w:rPr>
        <w:t>have</w:t>
      </w:r>
      <w:r w:rsidR="00FF69B0" w:rsidRPr="00FF69B0">
        <w:rPr>
          <w:rFonts w:ascii="Times New Roman" w:hAnsi="Times New Roman" w:cs="Times New Roman"/>
        </w:rPr>
        <w:t xml:space="preserve"> strict acceptance criteria for large-scale projects, followed by its internal approval process</w:t>
      </w:r>
      <w:r w:rsidR="00EA509F">
        <w:rPr>
          <w:rFonts w:ascii="Times New Roman" w:hAnsi="Times New Roman" w:cs="Times New Roman"/>
        </w:rPr>
        <w:t>, and</w:t>
      </w:r>
      <w:r w:rsidR="00FF69B0" w:rsidRPr="00FF69B0">
        <w:rPr>
          <w:rFonts w:ascii="Times New Roman" w:hAnsi="Times New Roman" w:cs="Times New Roman"/>
        </w:rPr>
        <w:t xml:space="preserve"> such arrangement represents a uniform standard applied by </w:t>
      </w:r>
      <w:r w:rsidR="00EA509F">
        <w:rPr>
          <w:rFonts w:ascii="Times New Roman" w:hAnsi="Times New Roman" w:cs="Times New Roman"/>
        </w:rPr>
        <w:t>such customers</w:t>
      </w:r>
      <w:r w:rsidR="00FF69B0" w:rsidRPr="00FF69B0">
        <w:rPr>
          <w:rFonts w:ascii="Times New Roman" w:hAnsi="Times New Roman" w:cs="Times New Roman"/>
        </w:rPr>
        <w:t xml:space="preserve"> to </w:t>
      </w:r>
      <w:r w:rsidR="00FF69B0" w:rsidRPr="00FF69B0">
        <w:rPr>
          <w:rFonts w:ascii="Times New Roman" w:hAnsi="Times New Roman" w:cs="Times New Roman"/>
        </w:rPr>
        <w:lastRenderedPageBreak/>
        <w:t>substantially all of its digital human agent solution suppliers</w:t>
      </w:r>
      <w:r w:rsidR="00EA509F">
        <w:rPr>
          <w:rFonts w:ascii="Times New Roman" w:hAnsi="Times New Roman" w:cs="Times New Roman"/>
        </w:rPr>
        <w:t>.</w:t>
      </w:r>
      <w:r>
        <w:rPr>
          <w:rFonts w:ascii="Times New Roman" w:hAnsi="Times New Roman" w:cs="Times New Roman"/>
        </w:rPr>
        <w:t xml:space="preserve">] </w:t>
      </w:r>
      <w:r w:rsidRPr="00EA509F">
        <w:rPr>
          <w:rFonts w:ascii="Times New Roman" w:hAnsi="Times New Roman" w:cs="Times New Roman"/>
          <w:b/>
          <w:bCs/>
          <w:i/>
          <w:iCs/>
          <w:highlight w:val="yellow"/>
        </w:rPr>
        <w:t>[N.B. CIC to confirm]</w:t>
      </w:r>
    </w:p>
    <w:p w14:paraId="209E7F1E" w14:textId="7B7F60FC" w:rsidR="00506F58" w:rsidRDefault="00506F58" w:rsidP="004F0B13">
      <w:pPr>
        <w:rPr>
          <w:rFonts w:ascii="Times New Roman" w:hAnsi="Times New Roman" w:cs="Times New Roman"/>
        </w:rPr>
      </w:pPr>
    </w:p>
    <w:p w14:paraId="60B8A180" w14:textId="26189261" w:rsidR="00506F58" w:rsidRDefault="00506F58" w:rsidP="004F0B13">
      <w:pPr>
        <w:rPr>
          <w:rFonts w:ascii="Times New Roman" w:hAnsi="Times New Roman" w:cs="Times New Roman"/>
        </w:rPr>
      </w:pPr>
    </w:p>
    <w:p w14:paraId="17B455C7" w14:textId="769FC565" w:rsidR="007E1000" w:rsidRDefault="007E1000">
      <w:pPr>
        <w:widowControl/>
        <w:jc w:val="left"/>
        <w:rPr>
          <w:rFonts w:ascii="Times New Roman" w:hAnsi="Times New Roman" w:cs="Times New Roman"/>
        </w:rPr>
      </w:pPr>
      <w:r>
        <w:rPr>
          <w:rFonts w:ascii="Times New Roman" w:hAnsi="Times New Roman" w:cs="Times New Roman"/>
        </w:rPr>
        <w:br w:type="page"/>
      </w:r>
    </w:p>
    <w:p w14:paraId="6A64A249" w14:textId="1161076D" w:rsidR="00506F58" w:rsidRPr="00F8387F" w:rsidRDefault="007E1000" w:rsidP="004F0B13">
      <w:pPr>
        <w:rPr>
          <w:rFonts w:ascii="Times New Roman" w:hAnsi="Times New Roman" w:cs="Times New Roman"/>
          <w:u w:val="single"/>
        </w:rPr>
      </w:pPr>
      <w:r w:rsidRPr="00F8387F">
        <w:rPr>
          <w:rFonts w:ascii="Times New Roman" w:hAnsi="Times New Roman" w:cs="Times New Roman" w:hint="eastAsia"/>
          <w:u w:val="single"/>
        </w:rPr>
        <w:lastRenderedPageBreak/>
        <w:t>Q</w:t>
      </w:r>
      <w:r w:rsidRPr="00F8387F">
        <w:rPr>
          <w:rFonts w:ascii="Times New Roman" w:hAnsi="Times New Roman" w:cs="Times New Roman"/>
          <w:u w:val="single"/>
        </w:rPr>
        <w:t>5</w:t>
      </w:r>
    </w:p>
    <w:p w14:paraId="52669BF1" w14:textId="457940FF" w:rsidR="007E1000" w:rsidRDefault="007E1000" w:rsidP="004F0B13">
      <w:pPr>
        <w:rPr>
          <w:rFonts w:ascii="Times New Roman" w:hAnsi="Times New Roman" w:cs="Times New Roman"/>
        </w:rPr>
      </w:pPr>
    </w:p>
    <w:p w14:paraId="4BF9D4FF" w14:textId="6720D6F3" w:rsidR="00F8387F" w:rsidRPr="00DA5DE4" w:rsidRDefault="00F8387F" w:rsidP="00F8387F">
      <w:pPr>
        <w:rPr>
          <w:rFonts w:ascii="Times New Roman" w:hAnsi="Times New Roman" w:cs="Times New Roman"/>
        </w:rPr>
      </w:pPr>
      <w:r w:rsidRPr="00DA5DE4">
        <w:rPr>
          <w:rFonts w:ascii="Times New Roman" w:hAnsi="Times New Roman" w:cs="Times New Roman"/>
        </w:rPr>
        <w:t xml:space="preserve">The Joint Sponsors conducted the following due diligence steps, with a conclusion that </w:t>
      </w:r>
      <w:r>
        <w:rPr>
          <w:rFonts w:ascii="Times New Roman" w:hAnsi="Times New Roman" w:cs="Times New Roman"/>
        </w:rPr>
        <w:t>[</w:t>
      </w:r>
      <w:r w:rsidRPr="00DA5DE4">
        <w:rPr>
          <w:rFonts w:ascii="Times New Roman" w:hAnsi="Times New Roman" w:cs="Times New Roman"/>
        </w:rPr>
        <w:t xml:space="preserve">nothing has come to the attention of the Joint Sponsors that would reasonably cause the Joint Sponsors to cast doubt on </w:t>
      </w:r>
      <w:r>
        <w:rPr>
          <w:rFonts w:ascii="Times New Roman" w:hAnsi="Times New Roman" w:cs="Times New Roman"/>
        </w:rPr>
        <w:t>the Company’s view on the</w:t>
      </w:r>
      <w:r w:rsidRPr="00F8387F">
        <w:rPr>
          <w:rFonts w:ascii="Times New Roman" w:hAnsi="Times New Roman" w:cs="Times New Roman"/>
        </w:rPr>
        <w:t xml:space="preserve"> sufficiency of the Group’s provision of loss allowance for its trade receivables</w:t>
      </w:r>
      <w:r>
        <w:rPr>
          <w:rFonts w:ascii="Times New Roman" w:hAnsi="Times New Roman" w:cs="Times New Roman"/>
        </w:rPr>
        <w:t>]</w:t>
      </w:r>
      <w:r w:rsidRPr="00DA5DE4">
        <w:rPr>
          <w:rFonts w:ascii="Times New Roman" w:hAnsi="Times New Roman" w:cs="Times New Roman"/>
        </w:rPr>
        <w:t>:</w:t>
      </w:r>
    </w:p>
    <w:p w14:paraId="4A6D0ACF" w14:textId="77777777" w:rsidR="00F8387F" w:rsidRDefault="00F8387F" w:rsidP="00F8387F">
      <w:pPr>
        <w:rPr>
          <w:rFonts w:ascii="Times New Roman" w:hAnsi="Times New Roman" w:cs="Times New Roman"/>
        </w:rPr>
      </w:pPr>
    </w:p>
    <w:p w14:paraId="54448EAD" w14:textId="5BE0494D" w:rsidR="00F8387F" w:rsidRDefault="00F8387F" w:rsidP="00F8387F">
      <w:pPr>
        <w:pStyle w:val="ListParagraph"/>
        <w:numPr>
          <w:ilvl w:val="0"/>
          <w:numId w:val="4"/>
        </w:numPr>
        <w:ind w:firstLineChars="0"/>
        <w:rPr>
          <w:rFonts w:ascii="Times New Roman" w:hAnsi="Times New Roman" w:cs="Times New Roman"/>
        </w:rPr>
      </w:pPr>
      <w:r w:rsidRPr="00C72208">
        <w:rPr>
          <w:rFonts w:ascii="Times New Roman" w:hAnsi="Times New Roman" w:cs="Times New Roman"/>
        </w:rPr>
        <w:t>conducted financial due diligence interview with management of the Company to understand, among others, [</w:t>
      </w:r>
      <w:r w:rsidR="00A92BE3">
        <w:rPr>
          <w:rFonts w:ascii="Times New Roman" w:hAnsi="Times New Roman" w:cs="Times New Roman"/>
        </w:rPr>
        <w:t xml:space="preserve">(a) the Group’s </w:t>
      </w:r>
      <w:r w:rsidR="00A92BE3" w:rsidRPr="00A92BE3">
        <w:rPr>
          <w:rFonts w:ascii="Times New Roman" w:hAnsi="Times New Roman" w:cs="Times New Roman"/>
        </w:rPr>
        <w:t>exposure to credit risk arising from trade receivables</w:t>
      </w:r>
      <w:r w:rsidR="00A92BE3">
        <w:rPr>
          <w:rFonts w:ascii="Times New Roman" w:hAnsi="Times New Roman" w:cs="Times New Roman"/>
        </w:rPr>
        <w:t xml:space="preserve">, (b) the Group’s financial risk management policies, (c) </w:t>
      </w:r>
      <w:r w:rsidR="00187852">
        <w:rPr>
          <w:rFonts w:ascii="Times New Roman" w:hAnsi="Times New Roman" w:cs="Times New Roman"/>
        </w:rPr>
        <w:t xml:space="preserve">reasons for </w:t>
      </w:r>
      <w:r w:rsidR="00187852" w:rsidRPr="00256414">
        <w:rPr>
          <w:rFonts w:ascii="Times New Roman" w:hAnsi="Times New Roman" w:cs="Times New Roman"/>
        </w:rPr>
        <w:t>the prolonged settlement cycle of trade receivables due from Customer A</w:t>
      </w:r>
      <w:r w:rsidR="00187852">
        <w:rPr>
          <w:rFonts w:ascii="Times New Roman" w:hAnsi="Times New Roman" w:cs="Times New Roman"/>
        </w:rPr>
        <w:t xml:space="preserve">, and (d) </w:t>
      </w:r>
      <w:r w:rsidR="00A92BE3">
        <w:rPr>
          <w:rFonts w:ascii="Times New Roman" w:hAnsi="Times New Roman" w:cs="Times New Roman"/>
        </w:rPr>
        <w:t xml:space="preserve">that the Group has </w:t>
      </w:r>
      <w:r w:rsidR="00A92BE3" w:rsidRPr="00A92BE3">
        <w:rPr>
          <w:rFonts w:ascii="Times New Roman" w:hAnsi="Times New Roman" w:cs="Times New Roman"/>
        </w:rPr>
        <w:t xml:space="preserve">made sufficient loss allowance provisions for </w:t>
      </w:r>
      <w:r w:rsidR="00A92BE3">
        <w:rPr>
          <w:rFonts w:ascii="Times New Roman" w:hAnsi="Times New Roman" w:cs="Times New Roman"/>
        </w:rPr>
        <w:t>its</w:t>
      </w:r>
      <w:r w:rsidR="00A92BE3" w:rsidRPr="00A92BE3">
        <w:rPr>
          <w:rFonts w:ascii="Times New Roman" w:hAnsi="Times New Roman" w:cs="Times New Roman"/>
        </w:rPr>
        <w:t xml:space="preserve"> trade receivables </w:t>
      </w:r>
      <w:r w:rsidR="00A92BE3">
        <w:rPr>
          <w:rFonts w:ascii="Times New Roman" w:hAnsi="Times New Roman" w:cs="Times New Roman"/>
        </w:rPr>
        <w:t xml:space="preserve">(including </w:t>
      </w:r>
      <w:r w:rsidR="00A92BE3" w:rsidRPr="00A92BE3">
        <w:rPr>
          <w:rFonts w:ascii="Times New Roman" w:hAnsi="Times New Roman" w:cs="Times New Roman"/>
        </w:rPr>
        <w:t>trade receivables due from Customer A</w:t>
      </w:r>
      <w:r w:rsidR="00A92BE3">
        <w:rPr>
          <w:rFonts w:ascii="Times New Roman" w:hAnsi="Times New Roman" w:cs="Times New Roman"/>
        </w:rPr>
        <w:t>)</w:t>
      </w:r>
      <w:r w:rsidR="00A92BE3" w:rsidRPr="00A92BE3">
        <w:rPr>
          <w:rFonts w:ascii="Times New Roman" w:hAnsi="Times New Roman" w:cs="Times New Roman"/>
        </w:rPr>
        <w:t xml:space="preserve"> in accordance with IFRS Accounting Standards</w:t>
      </w:r>
      <w:r w:rsidRPr="00C72208">
        <w:rPr>
          <w:rFonts w:ascii="Times New Roman" w:hAnsi="Times New Roman" w:cs="Times New Roman"/>
        </w:rPr>
        <w:t>;]</w:t>
      </w:r>
      <w:r w:rsidR="00A92BE3">
        <w:rPr>
          <w:rFonts w:ascii="Times New Roman" w:hAnsi="Times New Roman" w:cs="Times New Roman"/>
        </w:rPr>
        <w:t xml:space="preserve"> </w:t>
      </w:r>
      <w:r w:rsidR="00A92BE3" w:rsidRPr="00A92BE3">
        <w:rPr>
          <w:rFonts w:ascii="Times New Roman" w:hAnsi="Times New Roman" w:cs="Times New Roman"/>
          <w:b/>
          <w:bCs/>
          <w:i/>
          <w:iCs/>
          <w:highlight w:val="yellow"/>
        </w:rPr>
        <w:t>[N.B. To be updated]</w:t>
      </w:r>
    </w:p>
    <w:p w14:paraId="2A8E6E5C" w14:textId="77777777" w:rsidR="00A92BE3" w:rsidRDefault="00A92BE3" w:rsidP="00A92BE3">
      <w:pPr>
        <w:pStyle w:val="ListParagraph"/>
        <w:ind w:left="420" w:firstLineChars="0" w:firstLine="0"/>
        <w:rPr>
          <w:rFonts w:ascii="Times New Roman" w:hAnsi="Times New Roman" w:cs="Times New Roman"/>
        </w:rPr>
      </w:pPr>
    </w:p>
    <w:p w14:paraId="61C428F0" w14:textId="65D74CEC" w:rsidR="00A92BE3" w:rsidRDefault="00A92BE3" w:rsidP="00F8387F">
      <w:pPr>
        <w:pStyle w:val="ListParagraph"/>
        <w:numPr>
          <w:ilvl w:val="0"/>
          <w:numId w:val="4"/>
        </w:numPr>
        <w:ind w:firstLineChars="0"/>
        <w:rPr>
          <w:rFonts w:ascii="Times New Roman" w:hAnsi="Times New Roman" w:cs="Times New Roman"/>
        </w:rPr>
      </w:pPr>
      <w:r>
        <w:rPr>
          <w:rFonts w:ascii="Times New Roman" w:hAnsi="Times New Roman" w:cs="Times New Roman" w:hint="eastAsia"/>
        </w:rPr>
        <w:t>o</w:t>
      </w:r>
      <w:r>
        <w:rPr>
          <w:rFonts w:ascii="Times New Roman" w:hAnsi="Times New Roman" w:cs="Times New Roman"/>
        </w:rPr>
        <w:t>btained and reviewed [breakdown of the Group’s</w:t>
      </w:r>
      <w:r w:rsidRPr="00A92BE3">
        <w:rPr>
          <w:rFonts w:ascii="Times New Roman" w:hAnsi="Times New Roman" w:cs="Times New Roman"/>
        </w:rPr>
        <w:t xml:space="preserve"> trade receivables</w:t>
      </w:r>
      <w:r>
        <w:rPr>
          <w:rFonts w:ascii="Times New Roman" w:hAnsi="Times New Roman" w:cs="Times New Roman"/>
        </w:rPr>
        <w:t xml:space="preserve"> </w:t>
      </w:r>
      <w:r w:rsidR="004E5666">
        <w:rPr>
          <w:rFonts w:ascii="Times New Roman" w:hAnsi="Times New Roman" w:cs="Times New Roman"/>
        </w:rPr>
        <w:t xml:space="preserve">and aging analysis </w:t>
      </w:r>
      <w:r>
        <w:rPr>
          <w:rFonts w:ascii="Times New Roman" w:hAnsi="Times New Roman" w:cs="Times New Roman"/>
        </w:rPr>
        <w:t xml:space="preserve">as of end of each year of the Track Record Period], </w:t>
      </w:r>
      <w:r w:rsidRPr="008F3548">
        <w:rPr>
          <w:rFonts w:ascii="Times New Roman" w:hAnsi="Times New Roman" w:cs="Times New Roman"/>
        </w:rPr>
        <w:t xml:space="preserve">and [did sample cross examination with the draft Accountants’ Report </w:t>
      </w:r>
      <w:r>
        <w:rPr>
          <w:rFonts w:ascii="Times New Roman" w:hAnsi="Times New Roman" w:cs="Times New Roman"/>
        </w:rPr>
        <w:t>[</w:t>
      </w:r>
      <w:r w:rsidRPr="008F3548">
        <w:rPr>
          <w:rFonts w:ascii="Times New Roman" w:hAnsi="Times New Roman" w:cs="Times New Roman"/>
        </w:rPr>
        <w:t>and walkthrough documents</w:t>
      </w:r>
      <w:r>
        <w:rPr>
          <w:rFonts w:ascii="Times New Roman" w:hAnsi="Times New Roman" w:cs="Times New Roman"/>
        </w:rPr>
        <w:t>]</w:t>
      </w:r>
      <w:r w:rsidRPr="008F3548">
        <w:rPr>
          <w:rFonts w:ascii="Times New Roman" w:hAnsi="Times New Roman" w:cs="Times New Roman"/>
        </w:rPr>
        <w:t xml:space="preserve">, and did not notice any material inconsistencies;] </w:t>
      </w:r>
      <w:r w:rsidRPr="008F3548">
        <w:rPr>
          <w:rFonts w:ascii="Times New Roman" w:hAnsi="Times New Roman" w:cs="Times New Roman"/>
          <w:b/>
          <w:bCs/>
          <w:i/>
          <w:iCs/>
          <w:highlight w:val="yellow"/>
        </w:rPr>
        <w:t>[N.B. Sponsors to confirm]</w:t>
      </w:r>
    </w:p>
    <w:p w14:paraId="4EE6E5A9" w14:textId="77777777" w:rsidR="00A92BE3" w:rsidRPr="00A92BE3" w:rsidRDefault="00A92BE3" w:rsidP="00A92BE3">
      <w:pPr>
        <w:pStyle w:val="ListParagraph"/>
        <w:rPr>
          <w:rFonts w:ascii="Times New Roman" w:hAnsi="Times New Roman" w:cs="Times New Roman"/>
        </w:rPr>
      </w:pPr>
    </w:p>
    <w:p w14:paraId="79E12F77" w14:textId="3261B332" w:rsidR="00A92BE3" w:rsidRDefault="004E5666" w:rsidP="00F8387F">
      <w:pPr>
        <w:pStyle w:val="ListParagraph"/>
        <w:numPr>
          <w:ilvl w:val="0"/>
          <w:numId w:val="4"/>
        </w:numPr>
        <w:ind w:firstLineChars="0"/>
        <w:rPr>
          <w:rFonts w:ascii="Times New Roman" w:hAnsi="Times New Roman" w:cs="Times New Roman"/>
        </w:rPr>
      </w:pPr>
      <w:r w:rsidRPr="004F0B13">
        <w:rPr>
          <w:rFonts w:ascii="Times New Roman" w:hAnsi="Times New Roman" w:cs="Times New Roman"/>
        </w:rPr>
        <w:t>obtained and reviewed</w:t>
      </w:r>
      <w:r>
        <w:rPr>
          <w:rFonts w:ascii="Times New Roman" w:hAnsi="Times New Roman" w:cs="Times New Roman"/>
        </w:rPr>
        <w:t>, on a sampling basis, the transaction contracts of the Group’s major customers (including Customer A) to understand the credit period of such major customers;</w:t>
      </w:r>
    </w:p>
    <w:p w14:paraId="3340BC54" w14:textId="77777777" w:rsidR="004E5666" w:rsidRPr="004E5666" w:rsidRDefault="004E5666" w:rsidP="004E5666">
      <w:pPr>
        <w:pStyle w:val="ListParagraph"/>
        <w:rPr>
          <w:rFonts w:ascii="Times New Roman" w:hAnsi="Times New Roman" w:cs="Times New Roman"/>
        </w:rPr>
      </w:pPr>
    </w:p>
    <w:p w14:paraId="223BB8D9" w14:textId="04C3D493" w:rsidR="00BD2DEC" w:rsidRDefault="00BD2DEC" w:rsidP="00F8387F">
      <w:pPr>
        <w:pStyle w:val="ListParagraph"/>
        <w:numPr>
          <w:ilvl w:val="0"/>
          <w:numId w:val="4"/>
        </w:numPr>
        <w:ind w:firstLineChars="0"/>
        <w:rPr>
          <w:rFonts w:ascii="Times New Roman" w:hAnsi="Times New Roman" w:cs="Times New Roman"/>
        </w:rPr>
      </w:pPr>
      <w:r w:rsidRPr="004F0B13">
        <w:rPr>
          <w:rFonts w:ascii="Times New Roman" w:hAnsi="Times New Roman" w:cs="Times New Roman"/>
        </w:rPr>
        <w:t>obtained and reviewed</w:t>
      </w:r>
      <w:r>
        <w:rPr>
          <w:rFonts w:ascii="Times New Roman" w:hAnsi="Times New Roman" w:cs="Times New Roman"/>
        </w:rPr>
        <w:t xml:space="preserve"> [breakdown of </w:t>
      </w:r>
      <w:r w:rsidRPr="00BD2DEC">
        <w:rPr>
          <w:rFonts w:ascii="Times New Roman" w:hAnsi="Times New Roman" w:cs="Times New Roman"/>
        </w:rPr>
        <w:t>loss allowance provisions</w:t>
      </w:r>
      <w:r>
        <w:rPr>
          <w:rFonts w:ascii="Times New Roman" w:hAnsi="Times New Roman" w:cs="Times New Roman"/>
        </w:rPr>
        <w:t xml:space="preserve"> for the Group’s </w:t>
      </w:r>
      <w:r w:rsidRPr="00A92BE3">
        <w:rPr>
          <w:rFonts w:ascii="Times New Roman" w:hAnsi="Times New Roman" w:cs="Times New Roman"/>
        </w:rPr>
        <w:t>trade receivables</w:t>
      </w:r>
      <w:r>
        <w:rPr>
          <w:rFonts w:ascii="Times New Roman" w:hAnsi="Times New Roman" w:cs="Times New Roman"/>
        </w:rPr>
        <w:t xml:space="preserve"> as of end of each year of the Track Record Period]</w:t>
      </w:r>
      <w:r w:rsidRPr="00BD2DEC">
        <w:rPr>
          <w:rFonts w:ascii="Times New Roman" w:hAnsi="Times New Roman" w:cs="Times New Roman"/>
        </w:rPr>
        <w:t xml:space="preserve"> </w:t>
      </w:r>
      <w:r>
        <w:rPr>
          <w:rFonts w:ascii="Times New Roman" w:hAnsi="Times New Roman" w:cs="Times New Roman"/>
        </w:rPr>
        <w:t xml:space="preserve">to understand that [*]; </w:t>
      </w:r>
      <w:r w:rsidRPr="00100859">
        <w:rPr>
          <w:rFonts w:ascii="Times New Roman" w:hAnsi="Times New Roman" w:cs="Times New Roman"/>
          <w:b/>
          <w:bCs/>
          <w:i/>
          <w:iCs/>
          <w:highlight w:val="yellow"/>
        </w:rPr>
        <w:t>[N.B. To be obtained]</w:t>
      </w:r>
    </w:p>
    <w:p w14:paraId="682F30E6" w14:textId="77777777" w:rsidR="00BD2DEC" w:rsidRPr="00BD2DEC" w:rsidRDefault="00BD2DEC" w:rsidP="00BD2DEC">
      <w:pPr>
        <w:pStyle w:val="ListParagraph"/>
        <w:rPr>
          <w:rFonts w:ascii="Times New Roman" w:hAnsi="Times New Roman" w:cs="Times New Roman"/>
        </w:rPr>
      </w:pPr>
    </w:p>
    <w:p w14:paraId="69245E40" w14:textId="626044C9" w:rsidR="004E5666" w:rsidRDefault="004E5666" w:rsidP="00F8387F">
      <w:pPr>
        <w:pStyle w:val="ListParagraph"/>
        <w:numPr>
          <w:ilvl w:val="0"/>
          <w:numId w:val="4"/>
        </w:numPr>
        <w:ind w:firstLineChars="0"/>
        <w:rPr>
          <w:rFonts w:ascii="Times New Roman" w:hAnsi="Times New Roman" w:cs="Times New Roman"/>
        </w:rPr>
      </w:pPr>
      <w:r>
        <w:rPr>
          <w:rFonts w:ascii="Times New Roman" w:hAnsi="Times New Roman" w:cs="Times New Roman" w:hint="eastAsia"/>
        </w:rPr>
        <w:t>o</w:t>
      </w:r>
      <w:r>
        <w:rPr>
          <w:rFonts w:ascii="Times New Roman" w:hAnsi="Times New Roman" w:cs="Times New Roman"/>
        </w:rPr>
        <w:t>btained and reviewed [breakdown of subsequent settlement</w:t>
      </w:r>
      <w:r w:rsidR="00100859">
        <w:rPr>
          <w:rFonts w:ascii="Times New Roman" w:hAnsi="Times New Roman" w:cs="Times New Roman"/>
        </w:rPr>
        <w:t xml:space="preserve"> up to [April 30, 2026]</w:t>
      </w:r>
      <w:r>
        <w:rPr>
          <w:rFonts w:ascii="Times New Roman" w:hAnsi="Times New Roman" w:cs="Times New Roman"/>
        </w:rPr>
        <w:t xml:space="preserve"> of the Group’s </w:t>
      </w:r>
      <w:r w:rsidRPr="00A92BE3">
        <w:rPr>
          <w:rFonts w:ascii="Times New Roman" w:hAnsi="Times New Roman" w:cs="Times New Roman"/>
        </w:rPr>
        <w:t>trade receivables</w:t>
      </w:r>
      <w:r>
        <w:rPr>
          <w:rFonts w:ascii="Times New Roman" w:hAnsi="Times New Roman" w:cs="Times New Roman"/>
        </w:rPr>
        <w:t xml:space="preserve"> as of December 31, </w:t>
      </w:r>
      <w:r w:rsidR="001E271C">
        <w:rPr>
          <w:rFonts w:ascii="Times New Roman" w:hAnsi="Times New Roman" w:cs="Times New Roman"/>
        </w:rPr>
        <w:t xml:space="preserve">2023, 2024 and </w:t>
      </w:r>
      <w:r>
        <w:rPr>
          <w:rFonts w:ascii="Times New Roman" w:hAnsi="Times New Roman" w:cs="Times New Roman"/>
        </w:rPr>
        <w:t>2025</w:t>
      </w:r>
      <w:r w:rsidR="00100859">
        <w:rPr>
          <w:rFonts w:ascii="Times New Roman" w:hAnsi="Times New Roman" w:cs="Times New Roman"/>
        </w:rPr>
        <w:t xml:space="preserve">] to understand that [*]; </w:t>
      </w:r>
      <w:r w:rsidR="00100859" w:rsidRPr="00100859">
        <w:rPr>
          <w:rFonts w:ascii="Times New Roman" w:hAnsi="Times New Roman" w:cs="Times New Roman"/>
          <w:b/>
          <w:bCs/>
          <w:i/>
          <w:iCs/>
          <w:highlight w:val="yellow"/>
        </w:rPr>
        <w:t>[N.B. To be obtained]</w:t>
      </w:r>
    </w:p>
    <w:p w14:paraId="0CBE02CA" w14:textId="77777777" w:rsidR="00100859" w:rsidRPr="00100859" w:rsidRDefault="00100859" w:rsidP="00100859">
      <w:pPr>
        <w:pStyle w:val="ListParagraph"/>
        <w:rPr>
          <w:rFonts w:ascii="Times New Roman" w:hAnsi="Times New Roman" w:cs="Times New Roman"/>
        </w:rPr>
      </w:pPr>
    </w:p>
    <w:p w14:paraId="112582AB" w14:textId="5AC8B5E4" w:rsidR="00CD1FFA" w:rsidRDefault="00CD1FFA" w:rsidP="00CD1FFA">
      <w:pPr>
        <w:pStyle w:val="ListParagraph"/>
        <w:numPr>
          <w:ilvl w:val="0"/>
          <w:numId w:val="4"/>
        </w:numPr>
        <w:ind w:firstLineChars="0"/>
        <w:rPr>
          <w:rFonts w:ascii="Times New Roman" w:hAnsi="Times New Roman" w:cs="Times New Roman"/>
        </w:rPr>
      </w:pPr>
      <w:r w:rsidRPr="00C17408">
        <w:rPr>
          <w:rFonts w:ascii="Times New Roman" w:hAnsi="Times New Roman" w:cs="Times New Roman"/>
        </w:rPr>
        <w:t xml:space="preserve">conducted due diligence interviews with and site visits to major customers of the Group (including </w:t>
      </w:r>
      <w:r>
        <w:rPr>
          <w:rFonts w:ascii="Times New Roman" w:hAnsi="Times New Roman" w:cs="Times New Roman"/>
        </w:rPr>
        <w:t>Customer A</w:t>
      </w:r>
      <w:r w:rsidRPr="00C17408">
        <w:rPr>
          <w:rFonts w:ascii="Times New Roman" w:hAnsi="Times New Roman" w:cs="Times New Roman"/>
        </w:rPr>
        <w:t xml:space="preserve">) to understand, among others, </w:t>
      </w:r>
      <w:r>
        <w:rPr>
          <w:rFonts w:ascii="Times New Roman" w:hAnsi="Times New Roman" w:cs="Times New Roman"/>
        </w:rPr>
        <w:t>[</w:t>
      </w:r>
      <w:r w:rsidRPr="00C17408">
        <w:rPr>
          <w:rFonts w:ascii="Times New Roman" w:hAnsi="Times New Roman" w:cs="Times New Roman"/>
        </w:rPr>
        <w:t xml:space="preserve">(a) background information of the major customers, (b) </w:t>
      </w:r>
      <w:r w:rsidR="0050004A" w:rsidRPr="00C17408">
        <w:rPr>
          <w:rFonts w:ascii="Times New Roman" w:hAnsi="Times New Roman" w:cs="Times New Roman"/>
        </w:rPr>
        <w:t>settlement of payables of the major customers during the Track Record Period</w:t>
      </w:r>
      <w:r w:rsidRPr="00C17408">
        <w:rPr>
          <w:rFonts w:ascii="Times New Roman" w:hAnsi="Times New Roman" w:cs="Times New Roman"/>
        </w:rPr>
        <w:t>, (</w:t>
      </w:r>
      <w:r>
        <w:rPr>
          <w:rFonts w:ascii="Times New Roman" w:hAnsi="Times New Roman" w:cs="Times New Roman" w:hint="eastAsia"/>
        </w:rPr>
        <w:t>c</w:t>
      </w:r>
      <w:r w:rsidRPr="00C17408">
        <w:rPr>
          <w:rFonts w:ascii="Times New Roman" w:hAnsi="Times New Roman" w:cs="Times New Roman"/>
        </w:rPr>
        <w:t xml:space="preserve">) </w:t>
      </w:r>
      <w:r>
        <w:rPr>
          <w:rFonts w:ascii="Times New Roman" w:hAnsi="Times New Roman" w:cs="Times New Roman"/>
        </w:rPr>
        <w:t>payment terms</w:t>
      </w:r>
      <w:r w:rsidR="0050004A">
        <w:rPr>
          <w:rFonts w:ascii="Times New Roman" w:hAnsi="Times New Roman" w:cs="Times New Roman"/>
        </w:rPr>
        <w:t>, credit period and settlement cycle of such customers</w:t>
      </w:r>
      <w:proofErr w:type="gramStart"/>
      <w:r>
        <w:rPr>
          <w:rFonts w:ascii="Times New Roman" w:hAnsi="Times New Roman" w:cs="Times New Roman"/>
        </w:rPr>
        <w:t>];</w:t>
      </w:r>
      <w:proofErr w:type="gramEnd"/>
    </w:p>
    <w:p w14:paraId="6712A2F3" w14:textId="77777777" w:rsidR="00CD1FFA" w:rsidRPr="00C17408" w:rsidRDefault="00CD1FFA" w:rsidP="00CD1FFA">
      <w:pPr>
        <w:pStyle w:val="ListParagraph"/>
        <w:rPr>
          <w:rFonts w:ascii="Times New Roman" w:hAnsi="Times New Roman" w:cs="Times New Roman"/>
        </w:rPr>
      </w:pPr>
    </w:p>
    <w:p w14:paraId="51023365" w14:textId="648DFE17" w:rsidR="00CD1FFA" w:rsidRDefault="00CD1FFA" w:rsidP="00CD1FFA">
      <w:pPr>
        <w:pStyle w:val="ListParagraph"/>
        <w:numPr>
          <w:ilvl w:val="0"/>
          <w:numId w:val="4"/>
        </w:numPr>
        <w:ind w:firstLineChars="0"/>
        <w:rPr>
          <w:rFonts w:ascii="Times New Roman" w:hAnsi="Times New Roman" w:cs="Times New Roman"/>
        </w:rPr>
      </w:pPr>
      <w:r w:rsidRPr="00DA5DE4">
        <w:rPr>
          <w:rFonts w:ascii="Times New Roman" w:hAnsi="Times New Roman" w:cs="Times New Roman"/>
        </w:rPr>
        <w:t xml:space="preserve">obtained and reviewed, on a sampling basis, the walkthrough documents (such as agreements, order confirmation, delivery documents or invoices) for the transactions between the Group and its major customers (including </w:t>
      </w:r>
      <w:r>
        <w:rPr>
          <w:rFonts w:ascii="Times New Roman" w:hAnsi="Times New Roman" w:cs="Times New Roman"/>
        </w:rPr>
        <w:t>Customer A</w:t>
      </w:r>
      <w:r w:rsidRPr="00DA5DE4">
        <w:rPr>
          <w:rFonts w:ascii="Times New Roman" w:hAnsi="Times New Roman" w:cs="Times New Roman"/>
        </w:rPr>
        <w:t xml:space="preserve">) during the Track Record </w:t>
      </w:r>
      <w:proofErr w:type="gramStart"/>
      <w:r w:rsidRPr="00DA5DE4">
        <w:rPr>
          <w:rFonts w:ascii="Times New Roman" w:hAnsi="Times New Roman" w:cs="Times New Roman"/>
        </w:rPr>
        <w:t>Period</w:t>
      </w:r>
      <w:r>
        <w:rPr>
          <w:rFonts w:ascii="Times New Roman" w:hAnsi="Times New Roman" w:cs="Times New Roman"/>
        </w:rPr>
        <w:t>;</w:t>
      </w:r>
      <w:proofErr w:type="gramEnd"/>
    </w:p>
    <w:p w14:paraId="5C7A91D7" w14:textId="77777777" w:rsidR="00CD1FFA" w:rsidRPr="00C17408" w:rsidRDefault="00CD1FFA" w:rsidP="00CD1FFA">
      <w:pPr>
        <w:pStyle w:val="ListParagraph"/>
        <w:rPr>
          <w:rFonts w:ascii="Times New Roman" w:hAnsi="Times New Roman" w:cs="Times New Roman"/>
        </w:rPr>
      </w:pPr>
    </w:p>
    <w:p w14:paraId="6539D160" w14:textId="77777777" w:rsidR="00CD1FFA" w:rsidRDefault="00CD1FFA" w:rsidP="00CD1FFA">
      <w:pPr>
        <w:pStyle w:val="ListParagraph"/>
        <w:numPr>
          <w:ilvl w:val="0"/>
          <w:numId w:val="4"/>
        </w:numPr>
        <w:ind w:firstLineChars="0"/>
        <w:rPr>
          <w:rFonts w:ascii="Times New Roman" w:hAnsi="Times New Roman" w:cs="Times New Roman"/>
        </w:rPr>
      </w:pPr>
      <w:r w:rsidRPr="006872B9">
        <w:rPr>
          <w:rFonts w:ascii="Times New Roman" w:hAnsi="Times New Roman" w:cs="Times New Roman"/>
        </w:rPr>
        <w:t xml:space="preserve">discussed with the Reporting Accountants and understand that they performed procedures on the Historical Financial Information (as defined in the Accountants’ Report) as a whole in accordance with HKSIR 200 “Accountants’ Reports on Historical Financial Information in Investment Circulars” issued by the HKICPA. Based on the work performed so far, and subject to the completion of certain outstanding matters as highlighted in the Reporting </w:t>
      </w:r>
      <w:r w:rsidRPr="006872B9">
        <w:rPr>
          <w:rFonts w:ascii="Times New Roman" w:hAnsi="Times New Roman" w:cs="Times New Roman"/>
        </w:rPr>
        <w:lastRenderedPageBreak/>
        <w:t>Accountants’ confirmation submitted herewith, no significant adjustment is expected to be made to the draft Accountants’ Report</w:t>
      </w:r>
      <w:r>
        <w:rPr>
          <w:rFonts w:ascii="Times New Roman" w:hAnsi="Times New Roman" w:cs="Times New Roman"/>
        </w:rPr>
        <w:t>; and</w:t>
      </w:r>
    </w:p>
    <w:p w14:paraId="76223BC5" w14:textId="77777777" w:rsidR="00CD1FFA" w:rsidRPr="00C17408" w:rsidRDefault="00CD1FFA" w:rsidP="00CD1FFA">
      <w:pPr>
        <w:pStyle w:val="ListParagraph"/>
        <w:rPr>
          <w:rFonts w:ascii="Times New Roman" w:hAnsi="Times New Roman" w:cs="Times New Roman"/>
        </w:rPr>
      </w:pPr>
    </w:p>
    <w:p w14:paraId="1A5BE3FD" w14:textId="2128AA23" w:rsidR="00CD1FFA" w:rsidRPr="00473E82" w:rsidRDefault="00CD1FFA" w:rsidP="00CD1FFA">
      <w:pPr>
        <w:pStyle w:val="ListParagraph"/>
        <w:numPr>
          <w:ilvl w:val="0"/>
          <w:numId w:val="4"/>
        </w:numPr>
        <w:ind w:firstLineChars="0"/>
        <w:rPr>
          <w:rFonts w:ascii="Times New Roman" w:hAnsi="Times New Roman" w:cs="Times New Roman"/>
        </w:rPr>
      </w:pPr>
      <w:r>
        <w:rPr>
          <w:rFonts w:ascii="Times New Roman" w:hAnsi="Times New Roman" w:cs="Times New Roman"/>
        </w:rPr>
        <w:t>[</w:t>
      </w:r>
      <w:r w:rsidRPr="004F0B13">
        <w:rPr>
          <w:rFonts w:ascii="Times New Roman" w:hAnsi="Times New Roman" w:cs="Times New Roman"/>
        </w:rPr>
        <w:t xml:space="preserve">discussed with </w:t>
      </w:r>
      <w:r>
        <w:rPr>
          <w:rFonts w:ascii="Times New Roman" w:hAnsi="Times New Roman" w:cs="Times New Roman"/>
        </w:rPr>
        <w:t>CIC</w:t>
      </w:r>
      <w:r w:rsidRPr="004F0B13">
        <w:rPr>
          <w:rFonts w:ascii="Times New Roman" w:hAnsi="Times New Roman" w:cs="Times New Roman"/>
        </w:rPr>
        <w:t xml:space="preserve"> to understand its view that</w:t>
      </w:r>
      <w:r>
        <w:rPr>
          <w:rFonts w:ascii="Times New Roman" w:hAnsi="Times New Roman" w:cs="Times New Roman"/>
        </w:rPr>
        <w:t xml:space="preserve"> </w:t>
      </w:r>
      <w:r w:rsidR="00256414" w:rsidRPr="00256414">
        <w:rPr>
          <w:rFonts w:ascii="Times New Roman" w:hAnsi="Times New Roman" w:cs="Times New Roman"/>
        </w:rPr>
        <w:t>the prolonged settlement cycle of trade receivables due from Customer A</w:t>
      </w:r>
      <w:ins w:id="139" w:author="DBSACHK" w:date="2026-05-12T10:33:00Z" w16du:dateUtc="2026-05-12T02:33:00Z">
        <w:r w:rsidR="00DB6A98">
          <w:rPr>
            <w:rFonts w:ascii="Times New Roman" w:hAnsi="Times New Roman" w:cs="Times New Roman" w:hint="eastAsia"/>
          </w:rPr>
          <w:t>, bei</w:t>
        </w:r>
      </w:ins>
      <w:ins w:id="140" w:author="DBSACHK" w:date="2026-05-12T10:34:00Z" w16du:dateUtc="2026-05-12T02:34:00Z">
        <w:r w:rsidR="00DB6A98">
          <w:rPr>
            <w:rFonts w:ascii="Times New Roman" w:hAnsi="Times New Roman" w:cs="Times New Roman" w:hint="eastAsia"/>
          </w:rPr>
          <w:t>ng mega central SOE</w:t>
        </w:r>
      </w:ins>
      <w:ins w:id="141" w:author="DBSACHK" w:date="2026-05-12T10:48:00Z" w16du:dateUtc="2026-05-12T02:48:00Z">
        <w:r w:rsidR="00213AF6">
          <w:rPr>
            <w:rFonts w:ascii="Times New Roman" w:hAnsi="Times New Roman" w:cs="Times New Roman" w:hint="eastAsia"/>
          </w:rPr>
          <w:t>,</w:t>
        </w:r>
      </w:ins>
      <w:r w:rsidR="00256414" w:rsidRPr="00256414">
        <w:rPr>
          <w:rFonts w:ascii="Times New Roman" w:hAnsi="Times New Roman" w:cs="Times New Roman"/>
        </w:rPr>
        <w:t xml:space="preserve"> primarily stemming from its </w:t>
      </w:r>
      <w:ins w:id="142" w:author="DBSACHK" w:date="2026-05-12T10:48:00Z" w16du:dateUtc="2026-05-12T02:48:00Z">
        <w:r w:rsidR="00B96022">
          <w:rPr>
            <w:rFonts w:ascii="Times New Roman" w:hAnsi="Times New Roman" w:cs="Times New Roman" w:hint="eastAsia"/>
          </w:rPr>
          <w:t xml:space="preserve">prolonged </w:t>
        </w:r>
      </w:ins>
      <w:r w:rsidR="00256414" w:rsidRPr="00256414">
        <w:rPr>
          <w:rFonts w:ascii="Times New Roman" w:hAnsi="Times New Roman" w:cs="Times New Roman"/>
        </w:rPr>
        <w:t>acceptance review arrangements for the Group's system integration and software development projects and its internal budget management policy is generally in line with the industry norm of telecom operators</w:t>
      </w:r>
      <w:r>
        <w:rPr>
          <w:rFonts w:ascii="Times New Roman" w:hAnsi="Times New Roman" w:cs="Times New Roman"/>
        </w:rPr>
        <w:t xml:space="preserve">.] </w:t>
      </w:r>
      <w:r w:rsidRPr="00EA509F">
        <w:rPr>
          <w:rFonts w:ascii="Times New Roman" w:hAnsi="Times New Roman" w:cs="Times New Roman"/>
          <w:b/>
          <w:bCs/>
          <w:i/>
          <w:iCs/>
          <w:highlight w:val="yellow"/>
        </w:rPr>
        <w:t>[N.B. CIC to confirm]</w:t>
      </w:r>
    </w:p>
    <w:p w14:paraId="185A0EAA" w14:textId="365998A4" w:rsidR="004F0B13" w:rsidRPr="00C948DC" w:rsidRDefault="004F0B13" w:rsidP="00FC528E">
      <w:pPr>
        <w:pStyle w:val="ListParagraph"/>
        <w:ind w:left="567" w:firstLineChars="0" w:firstLine="0"/>
        <w:rPr>
          <w:rFonts w:ascii="Times New Roman" w:hAnsi="Times New Roman" w:cs="Times New Roman"/>
        </w:rPr>
      </w:pPr>
    </w:p>
    <w:sectPr w:rsidR="004F0B13" w:rsidRPr="00C948DC">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8" w:author="DBSACHK" w:date="2026-05-12T10:49:00Z" w:initials="DH">
    <w:p w14:paraId="5AFB0C94" w14:textId="77777777" w:rsidR="00421BB8" w:rsidRDefault="00421BB8" w:rsidP="00421BB8">
      <w:pPr>
        <w:pStyle w:val="CommentText"/>
        <w:jc w:val="left"/>
      </w:pPr>
      <w:r>
        <w:rPr>
          <w:rStyle w:val="CommentReference"/>
        </w:rPr>
        <w:annotationRef/>
      </w:r>
      <w:r>
        <w:t xml:space="preserve">If the exact name of the end customers cannot be provided; please request (a) </w:t>
      </w:r>
      <w:r>
        <w:rPr>
          <w:b/>
          <w:bCs/>
        </w:rPr>
        <w:t>industry/sector breakdown</w:t>
      </w:r>
      <w:r>
        <w:t xml:space="preserve"> -&gt; industry categories (government, finance, education healthcare, etc and % contribution of each sector); (b) </w:t>
      </w:r>
      <w:r>
        <w:rPr>
          <w:b/>
          <w:bCs/>
        </w:rPr>
        <w:t>Nature of end customer</w:t>
      </w:r>
      <w:r>
        <w:t xml:space="preserve"> -&gt; SOE, Private Enterprise/government entities? B2B, B2G or B2C deployment scenarios? 3) </w:t>
      </w:r>
      <w:r>
        <w:rPr>
          <w:b/>
          <w:bCs/>
        </w:rPr>
        <w:t xml:space="preserve">geographical distributions; and </w:t>
      </w:r>
      <w:r>
        <w:t>4)</w:t>
      </w:r>
      <w:r>
        <w:rPr>
          <w:b/>
          <w:bCs/>
        </w:rPr>
        <w:t xml:space="preserve"> sample of specific application scenarios </w:t>
      </w:r>
      <w:r>
        <w:t>to demonstrate the downstream usage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FB0C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E4AE51" w16cex:dateUtc="2026-05-12T02: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FB0C94" w16cid:durableId="04E4AE5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71C2C"/>
    <w:multiLevelType w:val="hybridMultilevel"/>
    <w:tmpl w:val="B8926488"/>
    <w:lvl w:ilvl="0" w:tplc="6E229D22">
      <w:start w:val="1"/>
      <w:numFmt w:val="lowerRoman"/>
      <w:lvlText w:val="(%1)"/>
      <w:lvlJc w:val="left"/>
      <w:pPr>
        <w:ind w:left="567" w:hanging="567"/>
      </w:pPr>
      <w:rPr>
        <w:rFonts w:hint="default"/>
        <w:color w:val="000000" w:themeColor="text1"/>
        <w:spacing w:val="-1"/>
        <w:w w:val="100"/>
        <w:sz w:val="22"/>
        <w:szCs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E0C48BB"/>
    <w:multiLevelType w:val="hybridMultilevel"/>
    <w:tmpl w:val="47527B0C"/>
    <w:lvl w:ilvl="0" w:tplc="87D2E590">
      <w:start w:val="1"/>
      <w:numFmt w:val="lowerRoman"/>
      <w:lvlText w:val="(%1)"/>
      <w:lvlJc w:val="left"/>
      <w:pPr>
        <w:ind w:left="567" w:hanging="567"/>
      </w:pPr>
      <w:rPr>
        <w:rFonts w:hint="default"/>
        <w:color w:val="000000" w:themeColor="text1"/>
        <w:spacing w:val="-1"/>
        <w:w w:val="100"/>
        <w:sz w:val="22"/>
        <w:szCs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3E4750F"/>
    <w:multiLevelType w:val="hybridMultilevel"/>
    <w:tmpl w:val="E8360F1A"/>
    <w:lvl w:ilvl="0" w:tplc="CA86241E">
      <w:start w:val="1"/>
      <w:numFmt w:val="low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6FB031A"/>
    <w:multiLevelType w:val="hybridMultilevel"/>
    <w:tmpl w:val="EDE06360"/>
    <w:lvl w:ilvl="0" w:tplc="A734E92C">
      <w:start w:val="1"/>
      <w:numFmt w:val="lowerRoman"/>
      <w:lvlText w:val="(%1)"/>
      <w:lvlJc w:val="left"/>
      <w:pPr>
        <w:ind w:left="567" w:hanging="567"/>
      </w:pPr>
      <w:rPr>
        <w:rFonts w:hint="default"/>
        <w:color w:val="000000" w:themeColor="text1"/>
        <w:spacing w:val="-1"/>
        <w:w w:val="100"/>
        <w:sz w:val="22"/>
        <w:szCs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44362741">
    <w:abstractNumId w:val="3"/>
  </w:num>
  <w:num w:numId="2" w16cid:durableId="90319673">
    <w:abstractNumId w:val="1"/>
  </w:num>
  <w:num w:numId="3" w16cid:durableId="411708645">
    <w:abstractNumId w:val="2"/>
  </w:num>
  <w:num w:numId="4" w16cid:durableId="36726427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BSACHK">
    <w15:presenceInfo w15:providerId="None" w15:userId="DBSACH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trackRevisions/>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0A9"/>
    <w:rsid w:val="0001374B"/>
    <w:rsid w:val="00052EC9"/>
    <w:rsid w:val="00062175"/>
    <w:rsid w:val="00100859"/>
    <w:rsid w:val="00187852"/>
    <w:rsid w:val="001E271C"/>
    <w:rsid w:val="00213AF6"/>
    <w:rsid w:val="00225329"/>
    <w:rsid w:val="00256414"/>
    <w:rsid w:val="00275956"/>
    <w:rsid w:val="00281ABE"/>
    <w:rsid w:val="0036516F"/>
    <w:rsid w:val="0039359C"/>
    <w:rsid w:val="003B3A06"/>
    <w:rsid w:val="003E5E80"/>
    <w:rsid w:val="00421BB8"/>
    <w:rsid w:val="00473E82"/>
    <w:rsid w:val="004C6121"/>
    <w:rsid w:val="004E5666"/>
    <w:rsid w:val="004F0B13"/>
    <w:rsid w:val="0050004A"/>
    <w:rsid w:val="00506F58"/>
    <w:rsid w:val="0051635C"/>
    <w:rsid w:val="00531119"/>
    <w:rsid w:val="005F5F5E"/>
    <w:rsid w:val="00685F0C"/>
    <w:rsid w:val="006872B9"/>
    <w:rsid w:val="006F6EBA"/>
    <w:rsid w:val="007615F0"/>
    <w:rsid w:val="007740DE"/>
    <w:rsid w:val="007A4A77"/>
    <w:rsid w:val="007D16A3"/>
    <w:rsid w:val="007E1000"/>
    <w:rsid w:val="00876EB8"/>
    <w:rsid w:val="0088659C"/>
    <w:rsid w:val="008D5913"/>
    <w:rsid w:val="008F3548"/>
    <w:rsid w:val="009616CC"/>
    <w:rsid w:val="00962495"/>
    <w:rsid w:val="0099490A"/>
    <w:rsid w:val="009C2B25"/>
    <w:rsid w:val="00A42DC3"/>
    <w:rsid w:val="00A92BE3"/>
    <w:rsid w:val="00AE1B27"/>
    <w:rsid w:val="00B06783"/>
    <w:rsid w:val="00B2267B"/>
    <w:rsid w:val="00B65854"/>
    <w:rsid w:val="00B96022"/>
    <w:rsid w:val="00BD082C"/>
    <w:rsid w:val="00BD2DEC"/>
    <w:rsid w:val="00C17408"/>
    <w:rsid w:val="00C72208"/>
    <w:rsid w:val="00C76D78"/>
    <w:rsid w:val="00C948DC"/>
    <w:rsid w:val="00CA2FC0"/>
    <w:rsid w:val="00CA40A9"/>
    <w:rsid w:val="00CA6D6A"/>
    <w:rsid w:val="00CB0A01"/>
    <w:rsid w:val="00CD1FFA"/>
    <w:rsid w:val="00D778CD"/>
    <w:rsid w:val="00D973B5"/>
    <w:rsid w:val="00DA5DE4"/>
    <w:rsid w:val="00DB17B2"/>
    <w:rsid w:val="00DB6A98"/>
    <w:rsid w:val="00E44FE0"/>
    <w:rsid w:val="00E91204"/>
    <w:rsid w:val="00E95660"/>
    <w:rsid w:val="00EA509F"/>
    <w:rsid w:val="00EE61E7"/>
    <w:rsid w:val="00F12773"/>
    <w:rsid w:val="00F8387F"/>
    <w:rsid w:val="00FB4F56"/>
    <w:rsid w:val="00FC528E"/>
    <w:rsid w:val="00FE0A75"/>
    <w:rsid w:val="00FE4B9C"/>
    <w:rsid w:val="00FF2053"/>
    <w:rsid w:val="00FF69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28372"/>
  <w15:docId w15:val="{63150025-325A-5749-8608-96D2BFED6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48DC"/>
    <w:pPr>
      <w:ind w:firstLineChars="200" w:firstLine="420"/>
    </w:pPr>
  </w:style>
  <w:style w:type="paragraph" w:styleId="Revision">
    <w:name w:val="Revision"/>
    <w:hidden/>
    <w:uiPriority w:val="99"/>
    <w:semiHidden/>
    <w:rsid w:val="00DB6A98"/>
  </w:style>
  <w:style w:type="character" w:styleId="CommentReference">
    <w:name w:val="annotation reference"/>
    <w:basedOn w:val="DefaultParagraphFont"/>
    <w:uiPriority w:val="99"/>
    <w:semiHidden/>
    <w:unhideWhenUsed/>
    <w:rsid w:val="00421BB8"/>
    <w:rPr>
      <w:sz w:val="16"/>
      <w:szCs w:val="16"/>
    </w:rPr>
  </w:style>
  <w:style w:type="paragraph" w:styleId="CommentText">
    <w:name w:val="annotation text"/>
    <w:basedOn w:val="Normal"/>
    <w:link w:val="CommentTextChar"/>
    <w:uiPriority w:val="99"/>
    <w:unhideWhenUsed/>
    <w:rsid w:val="00421BB8"/>
    <w:rPr>
      <w:sz w:val="20"/>
      <w:szCs w:val="20"/>
    </w:rPr>
  </w:style>
  <w:style w:type="character" w:customStyle="1" w:styleId="CommentTextChar">
    <w:name w:val="Comment Text Char"/>
    <w:basedOn w:val="DefaultParagraphFont"/>
    <w:link w:val="CommentText"/>
    <w:uiPriority w:val="99"/>
    <w:rsid w:val="00421BB8"/>
    <w:rPr>
      <w:sz w:val="20"/>
      <w:szCs w:val="20"/>
    </w:rPr>
  </w:style>
  <w:style w:type="paragraph" w:styleId="CommentSubject">
    <w:name w:val="annotation subject"/>
    <w:basedOn w:val="CommentText"/>
    <w:next w:val="CommentText"/>
    <w:link w:val="CommentSubjectChar"/>
    <w:uiPriority w:val="99"/>
    <w:semiHidden/>
    <w:unhideWhenUsed/>
    <w:rsid w:val="00421BB8"/>
    <w:rPr>
      <w:b/>
      <w:bCs/>
    </w:rPr>
  </w:style>
  <w:style w:type="character" w:customStyle="1" w:styleId="CommentSubjectChar">
    <w:name w:val="Comment Subject Char"/>
    <w:basedOn w:val="CommentTextChar"/>
    <w:link w:val="CommentSubject"/>
    <w:uiPriority w:val="99"/>
    <w:semiHidden/>
    <w:rsid w:val="00421BB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EDB56714D579F478C19C5F19612549C" ma:contentTypeVersion="22" ma:contentTypeDescription="Create a new document." ma:contentTypeScope="" ma:versionID="93bd340cacde07fe2917e7e223c02af2">
  <xsd:schema xmlns:xsd="http://www.w3.org/2001/XMLSchema" xmlns:xs="http://www.w3.org/2001/XMLSchema" xmlns:p="http://schemas.microsoft.com/office/2006/metadata/properties" xmlns:ns2="92b0d9ab-8f7a-473a-8291-8838e1c085e9" xmlns:ns3="d9ece9de-2e42-4e84-b2e6-f70b1482ff80" targetNamespace="http://schemas.microsoft.com/office/2006/metadata/properties" ma:root="true" ma:fieldsID="3688a4bc2e70aad66961a3981a0c0cad" ns2:_="" ns3:_="">
    <xsd:import namespace="92b0d9ab-8f7a-473a-8291-8838e1c085e9"/>
    <xsd:import namespace="d9ece9de-2e42-4e84-b2e6-f70b1482ff8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b0d9ab-8f7a-473a-8291-8838e1c085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5afc53d-a465-4c37-9d87-7482417fd67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9ece9de-2e42-4e84-b2e6-f70b1482ff8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54a85d1-65e9-4cd2-8582-19aaa32d319c}" ma:internalName="TaxCatchAll" ma:showField="CatchAllData" ma:web="d9ece9de-2e42-4e84-b2e6-f70b1482ff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9ece9de-2e42-4e84-b2e6-f70b1482ff80" xsi:nil="true"/>
    <lcf76f155ced4ddcb4097134ff3c332f xmlns="92b0d9ab-8f7a-473a-8291-8838e1c085e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27BA4D8-D00E-4AE1-9091-528D04152A6C}">
  <ds:schemaRefs>
    <ds:schemaRef ds:uri="http://schemas.microsoft.com/sharepoint/v3/contenttype/forms"/>
  </ds:schemaRefs>
</ds:datastoreItem>
</file>

<file path=customXml/itemProps2.xml><?xml version="1.0" encoding="utf-8"?>
<ds:datastoreItem xmlns:ds="http://schemas.openxmlformats.org/officeDocument/2006/customXml" ds:itemID="{5ABA50EC-9B8A-47CA-8C9F-B9F04592DF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b0d9ab-8f7a-473a-8291-8838e1c085e9"/>
    <ds:schemaRef ds:uri="d9ece9de-2e42-4e84-b2e6-f70b1482ff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1B22EAD-D2CB-4C15-9BB4-13908E7140E7}">
  <ds:schemaRefs>
    <ds:schemaRef ds:uri="http://www.w3.org/XML/1998/namespace"/>
    <ds:schemaRef ds:uri="http://schemas.microsoft.com/office/2006/metadata/properties"/>
    <ds:schemaRef ds:uri="92b0d9ab-8f7a-473a-8291-8838e1c085e9"/>
    <ds:schemaRef ds:uri="http://schemas.microsoft.com/office/2006/documentManagement/types"/>
    <ds:schemaRef ds:uri="http://schemas.microsoft.com/office/infopath/2007/PartnerControls"/>
    <ds:schemaRef ds:uri="http://purl.org/dc/elements/1.1/"/>
    <ds:schemaRef ds:uri="http://purl.org/dc/dcmitype/"/>
    <ds:schemaRef ds:uri="http://schemas.openxmlformats.org/package/2006/metadata/core-properties"/>
    <ds:schemaRef ds:uri="d9ece9de-2e42-4e84-b2e6-f70b1482ff80"/>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6</Pages>
  <Words>1741</Words>
  <Characters>9927</Characters>
  <Application>Microsoft Office Word</Application>
  <DocSecurity>0</DocSecurity>
  <Lines>82</Lines>
  <Paragraphs>23</Paragraphs>
  <ScaleCrop>false</ScaleCrop>
  <Company/>
  <LinksUpToDate>false</LinksUpToDate>
  <CharactersWithSpaces>11645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DBSACHK</cp:lastModifiedBy>
  <cp:revision>10</cp:revision>
  <dcterms:created xsi:type="dcterms:W3CDTF">2026-05-12T01:43:00Z</dcterms:created>
  <dcterms:modified xsi:type="dcterms:W3CDTF">2026-05-12T02:49:00Z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0x010100CEDB56714D579F478C19C5F19612549C</vt:lpwstr>
  </property>
  <property fmtid="{D5CDD505-2E9C-101B-9397-08002B2CF9AE}" pid="3" name="MediaServiceImageTags">
    <vt:lpwstr/>
  </property>
</Properties>
</file>